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929" w:rsidRDefault="002A48A5">
      <w:r>
        <w:t>=============Micro Services==================</w:t>
      </w:r>
    </w:p>
    <w:p w:rsidR="002A48A5" w:rsidRPr="002A48A5" w:rsidRDefault="002A48A5" w:rsidP="002A48A5">
      <w:pPr>
        <w:shd w:val="clear" w:color="auto" w:fill="FFFFFF"/>
        <w:spacing w:before="240" w:after="120" w:line="240" w:lineRule="auto"/>
        <w:outlineLvl w:val="1"/>
        <w:rPr>
          <w:rFonts w:ascii="Arial" w:eastAsia="Times New Roman" w:hAnsi="Arial" w:cs="Arial"/>
          <w:color w:val="BA3925"/>
          <w:spacing w:val="-2"/>
          <w:sz w:val="41"/>
          <w:szCs w:val="41"/>
        </w:rPr>
      </w:pPr>
      <w:proofErr w:type="gramStart"/>
      <w:r w:rsidRPr="002A48A5">
        <w:rPr>
          <w:rFonts w:ascii="Arial" w:eastAsia="Times New Roman" w:hAnsi="Arial" w:cs="Arial"/>
          <w:color w:val="BA3925"/>
          <w:spacing w:val="-2"/>
          <w:sz w:val="41"/>
          <w:szCs w:val="41"/>
        </w:rPr>
        <w:t>PART 1.</w:t>
      </w:r>
      <w:proofErr w:type="gramEnd"/>
      <w:r w:rsidRPr="002A48A5">
        <w:rPr>
          <w:rFonts w:ascii="Arial" w:eastAsia="Times New Roman" w:hAnsi="Arial" w:cs="Arial"/>
          <w:color w:val="BA3925"/>
          <w:spacing w:val="-2"/>
          <w:sz w:val="41"/>
          <w:szCs w:val="41"/>
        </w:rPr>
        <w:t xml:space="preserve"> Core Concepts in </w:t>
      </w:r>
      <w:proofErr w:type="spellStart"/>
      <w:r w:rsidRPr="002A48A5">
        <w:rPr>
          <w:rFonts w:ascii="Arial" w:eastAsia="Times New Roman" w:hAnsi="Arial" w:cs="Arial"/>
          <w:color w:val="BA3925"/>
          <w:spacing w:val="-2"/>
          <w:sz w:val="41"/>
          <w:szCs w:val="41"/>
        </w:rPr>
        <w:t>Microservices</w:t>
      </w:r>
      <w:proofErr w:type="spellEnd"/>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Cohesion</w:t>
      </w:r>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Coupling</w:t>
      </w:r>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Immutability in </w:t>
      </w:r>
      <w:proofErr w:type="spellStart"/>
      <w:r w:rsidRPr="002A48A5">
        <w:rPr>
          <w:rFonts w:ascii="inherit" w:eastAsia="Times New Roman" w:hAnsi="inherit" w:cs="Helvetica"/>
          <w:spacing w:val="-2"/>
          <w:sz w:val="24"/>
          <w:szCs w:val="24"/>
        </w:rPr>
        <w:t>Microservices</w:t>
      </w:r>
      <w:proofErr w:type="spellEnd"/>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Open/Close Principle</w:t>
      </w:r>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DRY (Don’t Repeat Yourself)</w:t>
      </w:r>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SOLID</w:t>
      </w:r>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Single Responsibility Principle</w:t>
      </w:r>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8 Fallacies of Distributed Computing</w:t>
      </w:r>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Continuous Integration (CI)</w:t>
      </w:r>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CAP Theorem</w:t>
      </w:r>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12 Factor App</w:t>
      </w:r>
    </w:p>
    <w:p w:rsidR="002A48A5" w:rsidRPr="002A48A5" w:rsidRDefault="002A48A5" w:rsidP="002A48A5">
      <w:pPr>
        <w:numPr>
          <w:ilvl w:val="0"/>
          <w:numId w:val="1"/>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Typical </w:t>
      </w:r>
      <w:proofErr w:type="spellStart"/>
      <w:r w:rsidRPr="002A48A5">
        <w:rPr>
          <w:rFonts w:ascii="inherit" w:eastAsia="Times New Roman" w:hAnsi="inherit" w:cs="Helvetica"/>
          <w:spacing w:val="-2"/>
          <w:sz w:val="24"/>
          <w:szCs w:val="24"/>
        </w:rPr>
        <w:t>Git</w:t>
      </w:r>
      <w:proofErr w:type="spellEnd"/>
      <w:r w:rsidRPr="002A48A5">
        <w:rPr>
          <w:rFonts w:ascii="inherit" w:eastAsia="Times New Roman" w:hAnsi="inherit" w:cs="Helvetica"/>
          <w:spacing w:val="-2"/>
          <w:sz w:val="24"/>
          <w:szCs w:val="24"/>
        </w:rPr>
        <w:t xml:space="preserve"> workflow for a real project.</w:t>
      </w:r>
    </w:p>
    <w:p w:rsidR="002A48A5" w:rsidRPr="002A48A5" w:rsidRDefault="002A48A5" w:rsidP="002A48A5">
      <w:pPr>
        <w:shd w:val="clear" w:color="auto" w:fill="FFFFFF"/>
        <w:spacing w:before="240" w:after="120" w:line="240" w:lineRule="auto"/>
        <w:outlineLvl w:val="1"/>
        <w:rPr>
          <w:rFonts w:ascii="Arial" w:eastAsia="Times New Roman" w:hAnsi="Arial" w:cs="Arial"/>
          <w:color w:val="BA3925"/>
          <w:spacing w:val="-2"/>
          <w:sz w:val="41"/>
          <w:szCs w:val="41"/>
        </w:rPr>
      </w:pPr>
      <w:proofErr w:type="gramStart"/>
      <w:r w:rsidRPr="002A48A5">
        <w:rPr>
          <w:rFonts w:ascii="Arial" w:eastAsia="Times New Roman" w:hAnsi="Arial" w:cs="Arial"/>
          <w:color w:val="BA3925"/>
          <w:spacing w:val="-2"/>
          <w:sz w:val="41"/>
          <w:szCs w:val="41"/>
        </w:rPr>
        <w:t>PART 2.</w:t>
      </w:r>
      <w:proofErr w:type="gramEnd"/>
      <w:r w:rsidRPr="002A48A5">
        <w:rPr>
          <w:rFonts w:ascii="Arial" w:eastAsia="Times New Roman" w:hAnsi="Arial" w:cs="Arial"/>
          <w:color w:val="BA3925"/>
          <w:spacing w:val="-2"/>
          <w:sz w:val="41"/>
          <w:szCs w:val="41"/>
        </w:rPr>
        <w:t xml:space="preserve"> </w:t>
      </w:r>
      <w:proofErr w:type="gramStart"/>
      <w:r w:rsidRPr="002A48A5">
        <w:rPr>
          <w:rFonts w:ascii="Arial" w:eastAsia="Times New Roman" w:hAnsi="Arial" w:cs="Arial"/>
          <w:color w:val="BA3925"/>
          <w:spacing w:val="-2"/>
          <w:sz w:val="41"/>
          <w:szCs w:val="41"/>
        </w:rPr>
        <w:t xml:space="preserve">Introduction to </w:t>
      </w:r>
      <w:proofErr w:type="spellStart"/>
      <w:r w:rsidRPr="002A48A5">
        <w:rPr>
          <w:rFonts w:ascii="Arial" w:eastAsia="Times New Roman" w:hAnsi="Arial" w:cs="Arial"/>
          <w:color w:val="BA3925"/>
          <w:spacing w:val="-2"/>
          <w:sz w:val="41"/>
          <w:szCs w:val="41"/>
        </w:rPr>
        <w:t>Microservices</w:t>
      </w:r>
      <w:proofErr w:type="spellEnd"/>
      <w:r w:rsidRPr="002A48A5">
        <w:rPr>
          <w:rFonts w:ascii="Arial" w:eastAsia="Times New Roman" w:hAnsi="Arial" w:cs="Arial"/>
          <w:color w:val="BA3925"/>
          <w:spacing w:val="-2"/>
          <w:sz w:val="41"/>
          <w:szCs w:val="41"/>
        </w:rPr>
        <w:t>.</w:t>
      </w:r>
      <w:proofErr w:type="gramEnd"/>
    </w:p>
    <w:p w:rsidR="002A48A5" w:rsidRDefault="002A48A5" w:rsidP="002A48A5">
      <w:pPr>
        <w:numPr>
          <w:ilvl w:val="0"/>
          <w:numId w:val="2"/>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Characteristics of a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w:t>
      </w:r>
    </w:p>
    <w:p w:rsidR="002A48A5" w:rsidRPr="002A48A5" w:rsidRDefault="002A48A5" w:rsidP="002A48A5">
      <w:pPr>
        <w:shd w:val="clear" w:color="auto" w:fill="FFFFFF"/>
        <w:spacing w:after="0" w:line="240" w:lineRule="auto"/>
        <w:ind w:left="360"/>
        <w:rPr>
          <w:rFonts w:ascii="Arial" w:eastAsia="Times New Roman" w:hAnsi="Arial" w:cs="Arial"/>
          <w:color w:val="222222"/>
          <w:sz w:val="21"/>
          <w:szCs w:val="21"/>
          <w:lang w:val="en-IN"/>
        </w:rPr>
      </w:pPr>
      <w:r w:rsidRPr="002A48A5">
        <w:rPr>
          <w:rFonts w:ascii="Arial" w:eastAsia="Times New Roman" w:hAnsi="Arial" w:cs="Arial"/>
          <w:color w:val="222222"/>
          <w:sz w:val="24"/>
          <w:szCs w:val="24"/>
          <w:lang w:val="en-IN"/>
        </w:rPr>
        <w:t>While there is no precise definition of this </w:t>
      </w:r>
      <w:r w:rsidRPr="002A48A5">
        <w:rPr>
          <w:rFonts w:ascii="Arial" w:eastAsia="Times New Roman" w:hAnsi="Arial" w:cs="Arial"/>
          <w:b/>
          <w:bCs/>
          <w:color w:val="222222"/>
          <w:sz w:val="24"/>
          <w:szCs w:val="24"/>
          <w:lang w:val="en-IN"/>
        </w:rPr>
        <w:t>architectural</w:t>
      </w:r>
      <w:r w:rsidRPr="002A48A5">
        <w:rPr>
          <w:rFonts w:ascii="Arial" w:eastAsia="Times New Roman" w:hAnsi="Arial" w:cs="Arial"/>
          <w:color w:val="222222"/>
          <w:sz w:val="24"/>
          <w:szCs w:val="24"/>
          <w:lang w:val="en-IN"/>
        </w:rPr>
        <w:t> style, there are certain common </w:t>
      </w:r>
      <w:r w:rsidRPr="002A48A5">
        <w:rPr>
          <w:rFonts w:ascii="Arial" w:eastAsia="Times New Roman" w:hAnsi="Arial" w:cs="Arial"/>
          <w:b/>
          <w:bCs/>
          <w:color w:val="222222"/>
          <w:sz w:val="24"/>
          <w:szCs w:val="24"/>
          <w:lang w:val="en-IN"/>
        </w:rPr>
        <w:t>characteristics</w:t>
      </w:r>
      <w:r w:rsidRPr="002A48A5">
        <w:rPr>
          <w:rFonts w:ascii="Arial" w:eastAsia="Times New Roman" w:hAnsi="Arial" w:cs="Arial"/>
          <w:color w:val="222222"/>
          <w:sz w:val="24"/>
          <w:szCs w:val="24"/>
          <w:lang w:val="en-IN"/>
        </w:rPr>
        <w:t> around organization around business capability, automated deployment, intelligence in the endpoints, and decentralized control of languages and data.</w:t>
      </w:r>
    </w:p>
    <w:p w:rsidR="002A48A5" w:rsidRPr="002A48A5" w:rsidRDefault="002A48A5" w:rsidP="002A48A5">
      <w:pPr>
        <w:shd w:val="clear" w:color="auto" w:fill="FFFFFF"/>
        <w:spacing w:after="150" w:line="240" w:lineRule="auto"/>
        <w:ind w:left="420"/>
        <w:rPr>
          <w:rFonts w:ascii="inherit" w:eastAsia="Times New Roman" w:hAnsi="inherit" w:cs="Helvetica"/>
          <w:spacing w:val="-2"/>
          <w:sz w:val="24"/>
          <w:szCs w:val="24"/>
        </w:rPr>
      </w:pPr>
    </w:p>
    <w:p w:rsidR="002A48A5" w:rsidRDefault="002A48A5" w:rsidP="002A48A5">
      <w:pPr>
        <w:numPr>
          <w:ilvl w:val="0"/>
          <w:numId w:val="2"/>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Benefits of using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w:t>
      </w:r>
    </w:p>
    <w:p w:rsidR="002A48A5" w:rsidRPr="002A48A5" w:rsidRDefault="002A48A5" w:rsidP="002A48A5">
      <w:pPr>
        <w:shd w:val="clear" w:color="auto" w:fill="FFFFFF"/>
        <w:spacing w:after="0" w:line="240" w:lineRule="auto"/>
        <w:ind w:left="360"/>
        <w:rPr>
          <w:rFonts w:ascii="Arial" w:eastAsia="Times New Roman" w:hAnsi="Arial" w:cs="Arial"/>
          <w:color w:val="222222"/>
          <w:sz w:val="24"/>
          <w:szCs w:val="24"/>
        </w:rPr>
      </w:pPr>
      <w:r w:rsidRPr="002A48A5">
        <w:rPr>
          <w:rFonts w:ascii="Arial" w:eastAsia="Times New Roman" w:hAnsi="Arial" w:cs="Arial"/>
          <w:b/>
          <w:bCs/>
          <w:color w:val="222222"/>
          <w:sz w:val="24"/>
          <w:szCs w:val="24"/>
        </w:rPr>
        <w:t>Advantages</w:t>
      </w:r>
      <w:r w:rsidRPr="002A48A5">
        <w:rPr>
          <w:rFonts w:ascii="Arial" w:eastAsia="Times New Roman" w:hAnsi="Arial" w:cs="Arial"/>
          <w:color w:val="222222"/>
          <w:sz w:val="24"/>
          <w:szCs w:val="24"/>
        </w:rPr>
        <w:t> of </w:t>
      </w:r>
      <w:proofErr w:type="spellStart"/>
      <w:r w:rsidRPr="002A48A5">
        <w:rPr>
          <w:rFonts w:ascii="Arial" w:eastAsia="Times New Roman" w:hAnsi="Arial" w:cs="Arial"/>
          <w:b/>
          <w:bCs/>
          <w:color w:val="222222"/>
          <w:sz w:val="24"/>
          <w:szCs w:val="24"/>
        </w:rPr>
        <w:t>microservices</w:t>
      </w:r>
      <w:proofErr w:type="spellEnd"/>
    </w:p>
    <w:p w:rsidR="002A48A5" w:rsidRDefault="002A48A5" w:rsidP="002A48A5">
      <w:pPr>
        <w:shd w:val="clear" w:color="auto" w:fill="FFFFFF"/>
        <w:spacing w:after="150" w:line="240" w:lineRule="auto"/>
        <w:ind w:left="360"/>
        <w:rPr>
          <w:rFonts w:ascii="Arial" w:eastAsia="Times New Roman" w:hAnsi="Arial" w:cs="Arial"/>
          <w:color w:val="222222"/>
          <w:sz w:val="24"/>
          <w:szCs w:val="24"/>
        </w:rPr>
      </w:pPr>
      <w:r w:rsidRPr="002A48A5">
        <w:rPr>
          <w:rFonts w:ascii="Arial" w:eastAsia="Times New Roman" w:hAnsi="Arial" w:cs="Arial"/>
          <w:color w:val="222222"/>
          <w:sz w:val="24"/>
          <w:szCs w:val="24"/>
        </w:rPr>
        <w:t>Eliminate vendor or technology lock-in: </w:t>
      </w:r>
      <w:proofErr w:type="spellStart"/>
      <w:r w:rsidRPr="002A48A5">
        <w:rPr>
          <w:rFonts w:ascii="Arial" w:eastAsia="Times New Roman" w:hAnsi="Arial" w:cs="Arial"/>
          <w:b/>
          <w:bCs/>
          <w:color w:val="222222"/>
          <w:sz w:val="24"/>
          <w:szCs w:val="24"/>
        </w:rPr>
        <w:t>Microservices</w:t>
      </w:r>
      <w:proofErr w:type="spellEnd"/>
      <w:r w:rsidRPr="002A48A5">
        <w:rPr>
          <w:rFonts w:ascii="Arial" w:eastAsia="Times New Roman" w:hAnsi="Arial" w:cs="Arial"/>
          <w:color w:val="222222"/>
          <w:sz w:val="24"/>
          <w:szCs w:val="24"/>
        </w:rPr>
        <w:t> provide the flexibility to try out a new technology stack on an individual service as needed. There won't be as many dependency concerns and rolling back changes becomes much easier. </w:t>
      </w:r>
      <w:r w:rsidRPr="002A48A5">
        <w:rPr>
          <w:rFonts w:ascii="Arial" w:eastAsia="Times New Roman" w:hAnsi="Arial" w:cs="Arial"/>
          <w:b/>
          <w:bCs/>
          <w:color w:val="222222"/>
          <w:sz w:val="24"/>
          <w:szCs w:val="24"/>
        </w:rPr>
        <w:t>With</w:t>
      </w:r>
      <w:r w:rsidRPr="002A48A5">
        <w:rPr>
          <w:rFonts w:ascii="Arial" w:eastAsia="Times New Roman" w:hAnsi="Arial" w:cs="Arial"/>
          <w:color w:val="222222"/>
          <w:sz w:val="24"/>
          <w:szCs w:val="24"/>
        </w:rPr>
        <w:t> less code in play, there is more flexibility</w:t>
      </w:r>
    </w:p>
    <w:p w:rsidR="002A48A5" w:rsidRDefault="002A48A5" w:rsidP="002A48A5">
      <w:pPr>
        <w:pStyle w:val="Heading3"/>
        <w:shd w:val="clear" w:color="auto" w:fill="FFFFFF"/>
        <w:spacing w:before="225" w:after="225"/>
        <w:rPr>
          <w:rFonts w:ascii="Helvetica" w:hAnsi="Helvetica" w:cs="Helvetica"/>
          <w:color w:val="212121"/>
          <w:sz w:val="42"/>
          <w:szCs w:val="42"/>
        </w:rPr>
      </w:pPr>
      <w:r>
        <w:rPr>
          <w:rFonts w:ascii="Helvetica" w:hAnsi="Helvetica" w:cs="Helvetica"/>
          <w:color w:val="212121"/>
          <w:sz w:val="42"/>
          <w:szCs w:val="42"/>
        </w:rPr>
        <w:t xml:space="preserve">Advantages of </w:t>
      </w:r>
      <w:proofErr w:type="spellStart"/>
      <w:r>
        <w:rPr>
          <w:rFonts w:ascii="Helvetica" w:hAnsi="Helvetica" w:cs="Helvetica"/>
          <w:color w:val="212121"/>
          <w:sz w:val="42"/>
          <w:szCs w:val="42"/>
        </w:rPr>
        <w:t>microservices</w:t>
      </w:r>
      <w:proofErr w:type="spellEnd"/>
    </w:p>
    <w:p w:rsidR="002A48A5" w:rsidRDefault="002A48A5" w:rsidP="002A48A5">
      <w:pPr>
        <w:pStyle w:val="NormalWeb"/>
        <w:shd w:val="clear" w:color="auto" w:fill="FFFFFF"/>
        <w:spacing w:before="0" w:beforeAutospacing="0" w:after="300" w:afterAutospacing="0"/>
        <w:rPr>
          <w:rFonts w:ascii="Helvetica" w:hAnsi="Helvetica" w:cs="Helvetica"/>
          <w:color w:val="333333"/>
        </w:rPr>
      </w:pPr>
      <w:r>
        <w:rPr>
          <w:rFonts w:ascii="Helvetica" w:hAnsi="Helvetica" w:cs="Helvetica"/>
          <w:color w:val="333333"/>
        </w:rPr>
        <w:t xml:space="preserve">The advantages of </w:t>
      </w:r>
      <w:proofErr w:type="spellStart"/>
      <w:r>
        <w:rPr>
          <w:rFonts w:ascii="Helvetica" w:hAnsi="Helvetica" w:cs="Helvetica"/>
          <w:color w:val="333333"/>
        </w:rPr>
        <w:t>microservices</w:t>
      </w:r>
      <w:proofErr w:type="spellEnd"/>
      <w:r>
        <w:rPr>
          <w:rFonts w:ascii="Helvetica" w:hAnsi="Helvetica" w:cs="Helvetica"/>
          <w:color w:val="333333"/>
        </w:rPr>
        <w:t xml:space="preserve"> seem strong enough to have convinced some big enterprise players such as Amazon, Netflix, and eBay to adopt the methodology. Compared to more monolithic design structures, </w:t>
      </w:r>
      <w:proofErr w:type="spellStart"/>
      <w:r>
        <w:rPr>
          <w:rFonts w:ascii="Helvetica" w:hAnsi="Helvetica" w:cs="Helvetica"/>
          <w:color w:val="333333"/>
        </w:rPr>
        <w:t>microservices</w:t>
      </w:r>
      <w:proofErr w:type="spellEnd"/>
      <w:r>
        <w:rPr>
          <w:rFonts w:ascii="Helvetica" w:hAnsi="Helvetica" w:cs="Helvetica"/>
          <w:color w:val="333333"/>
        </w:rPr>
        <w:t xml:space="preserve"> offer:</w:t>
      </w:r>
    </w:p>
    <w:p w:rsidR="002A48A5" w:rsidRDefault="002A48A5" w:rsidP="002A48A5">
      <w:pPr>
        <w:numPr>
          <w:ilvl w:val="0"/>
          <w:numId w:val="7"/>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lastRenderedPageBreak/>
        <w:t>Improved fault isolation</w:t>
      </w:r>
      <w:r>
        <w:rPr>
          <w:rFonts w:ascii="Helvetica" w:hAnsi="Helvetica" w:cs="Helvetica"/>
          <w:color w:val="333333"/>
        </w:rPr>
        <w:t>: Larger applications can remain mostly unaffected by the failure of a single module.</w:t>
      </w:r>
    </w:p>
    <w:p w:rsidR="002A48A5" w:rsidRDefault="002A48A5" w:rsidP="002A48A5">
      <w:pPr>
        <w:numPr>
          <w:ilvl w:val="0"/>
          <w:numId w:val="7"/>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t>Eliminate vendor or technology lock-in</w:t>
      </w:r>
      <w:r>
        <w:rPr>
          <w:rFonts w:ascii="Helvetica" w:hAnsi="Helvetica" w:cs="Helvetica"/>
          <w:color w:val="333333"/>
        </w:rPr>
        <w:t xml:space="preserve">: </w:t>
      </w:r>
      <w:proofErr w:type="spellStart"/>
      <w:r>
        <w:rPr>
          <w:rFonts w:ascii="Helvetica" w:hAnsi="Helvetica" w:cs="Helvetica"/>
          <w:color w:val="333333"/>
        </w:rPr>
        <w:t>Microservices</w:t>
      </w:r>
      <w:proofErr w:type="spellEnd"/>
      <w:r>
        <w:rPr>
          <w:rFonts w:ascii="Helvetica" w:hAnsi="Helvetica" w:cs="Helvetica"/>
          <w:color w:val="333333"/>
        </w:rPr>
        <w:t xml:space="preserve"> provide the flexibility to try out a new technology stack on an individual service as needed. There won’t be as many dependency concerns and rolling back changes becomes much easier. With less code in play, there is more flexibility.</w:t>
      </w:r>
    </w:p>
    <w:p w:rsidR="002A48A5" w:rsidRDefault="002A48A5" w:rsidP="002A48A5">
      <w:pPr>
        <w:numPr>
          <w:ilvl w:val="0"/>
          <w:numId w:val="7"/>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t>Ease of understanding: </w:t>
      </w:r>
      <w:r>
        <w:rPr>
          <w:rFonts w:ascii="Helvetica" w:hAnsi="Helvetica" w:cs="Helvetica"/>
          <w:color w:val="333333"/>
        </w:rPr>
        <w:t>With added simplicity, developers can better understand the functionality of a service.</w:t>
      </w:r>
    </w:p>
    <w:p w:rsidR="002A48A5" w:rsidRDefault="002A48A5" w:rsidP="002A48A5">
      <w:pPr>
        <w:numPr>
          <w:ilvl w:val="0"/>
          <w:numId w:val="7"/>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t>Smaller and faster deployments</w:t>
      </w:r>
      <w:r>
        <w:rPr>
          <w:rFonts w:ascii="Helvetica" w:hAnsi="Helvetica" w:cs="Helvetica"/>
          <w:color w:val="333333"/>
        </w:rPr>
        <w:t>: Smaller codebases and scope = quicker deployments, which also allow you to start to explore the benefits of Continuous Deployment.</w:t>
      </w:r>
    </w:p>
    <w:p w:rsidR="002A48A5" w:rsidRDefault="002A48A5" w:rsidP="002A48A5">
      <w:pPr>
        <w:numPr>
          <w:ilvl w:val="0"/>
          <w:numId w:val="7"/>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t>Scalability</w:t>
      </w:r>
      <w:r>
        <w:rPr>
          <w:rFonts w:ascii="Helvetica" w:hAnsi="Helvetica" w:cs="Helvetica"/>
          <w:color w:val="333333"/>
        </w:rPr>
        <w:t>: Since your services are separate, you can more easily scale the most needed ones at the appropriate times, as opposed to the whole application. When done correctly, this can impact cost savings.</w:t>
      </w:r>
    </w:p>
    <w:p w:rsidR="002A48A5" w:rsidRDefault="002A48A5" w:rsidP="002A48A5">
      <w:pPr>
        <w:pStyle w:val="Heading3"/>
        <w:shd w:val="clear" w:color="auto" w:fill="FFFFFF"/>
        <w:spacing w:before="225" w:after="225"/>
        <w:rPr>
          <w:rFonts w:ascii="Helvetica" w:hAnsi="Helvetica" w:cs="Helvetica"/>
          <w:color w:val="212121"/>
          <w:sz w:val="42"/>
          <w:szCs w:val="42"/>
        </w:rPr>
      </w:pPr>
      <w:r>
        <w:rPr>
          <w:rFonts w:ascii="Helvetica" w:hAnsi="Helvetica" w:cs="Helvetica"/>
          <w:color w:val="212121"/>
          <w:sz w:val="42"/>
          <w:szCs w:val="42"/>
        </w:rPr>
        <w:t xml:space="preserve">Disadvantages of </w:t>
      </w:r>
      <w:proofErr w:type="spellStart"/>
      <w:r>
        <w:rPr>
          <w:rFonts w:ascii="Helvetica" w:hAnsi="Helvetica" w:cs="Helvetica"/>
          <w:color w:val="212121"/>
          <w:sz w:val="42"/>
          <w:szCs w:val="42"/>
        </w:rPr>
        <w:t>microservices</w:t>
      </w:r>
      <w:proofErr w:type="spellEnd"/>
    </w:p>
    <w:p w:rsidR="002A48A5" w:rsidRDefault="002A48A5" w:rsidP="002A48A5">
      <w:pPr>
        <w:pStyle w:val="NormalWeb"/>
        <w:shd w:val="clear" w:color="auto" w:fill="FFFFFF"/>
        <w:spacing w:before="0" w:beforeAutospacing="0" w:after="300" w:afterAutospacing="0"/>
        <w:rPr>
          <w:rFonts w:ascii="Helvetica" w:hAnsi="Helvetica" w:cs="Helvetica"/>
          <w:color w:val="333333"/>
        </w:rPr>
      </w:pPr>
      <w:proofErr w:type="spellStart"/>
      <w:r>
        <w:rPr>
          <w:rFonts w:ascii="Helvetica" w:hAnsi="Helvetica" w:cs="Helvetica"/>
          <w:color w:val="333333"/>
        </w:rPr>
        <w:t>Microservices</w:t>
      </w:r>
      <w:proofErr w:type="spellEnd"/>
      <w:r>
        <w:rPr>
          <w:rFonts w:ascii="Helvetica" w:hAnsi="Helvetica" w:cs="Helvetica"/>
          <w:color w:val="333333"/>
        </w:rPr>
        <w:t xml:space="preserve"> may be a hot trend, but the architecture does have drawbacks. In general, the main negative of </w:t>
      </w:r>
      <w:proofErr w:type="spellStart"/>
      <w:r>
        <w:rPr>
          <w:rFonts w:ascii="Helvetica" w:hAnsi="Helvetica" w:cs="Helvetica"/>
          <w:color w:val="333333"/>
        </w:rPr>
        <w:t>microservices</w:t>
      </w:r>
      <w:proofErr w:type="spellEnd"/>
      <w:r>
        <w:rPr>
          <w:rFonts w:ascii="Helvetica" w:hAnsi="Helvetica" w:cs="Helvetica"/>
          <w:color w:val="333333"/>
        </w:rPr>
        <w:t xml:space="preserve"> is the complexity that any distributed system has.</w:t>
      </w:r>
    </w:p>
    <w:p w:rsidR="002A48A5" w:rsidRDefault="002A48A5" w:rsidP="002A48A5">
      <w:pPr>
        <w:pStyle w:val="NormalWeb"/>
        <w:shd w:val="clear" w:color="auto" w:fill="FFFFFF"/>
        <w:spacing w:before="0" w:beforeAutospacing="0" w:after="300" w:afterAutospacing="0"/>
        <w:rPr>
          <w:rFonts w:ascii="Helvetica" w:hAnsi="Helvetica" w:cs="Helvetica"/>
          <w:color w:val="333333"/>
        </w:rPr>
      </w:pPr>
      <w:r>
        <w:rPr>
          <w:rFonts w:ascii="Helvetica" w:hAnsi="Helvetica" w:cs="Helvetica"/>
          <w:color w:val="333333"/>
        </w:rPr>
        <w:t xml:space="preserve">Here’s a list of some potential pain areas and other cons associated with </w:t>
      </w:r>
      <w:proofErr w:type="spellStart"/>
      <w:r>
        <w:rPr>
          <w:rFonts w:ascii="Helvetica" w:hAnsi="Helvetica" w:cs="Helvetica"/>
          <w:color w:val="333333"/>
        </w:rPr>
        <w:t>microservices</w:t>
      </w:r>
      <w:proofErr w:type="spellEnd"/>
      <w:r>
        <w:rPr>
          <w:rFonts w:ascii="Helvetica" w:hAnsi="Helvetica" w:cs="Helvetica"/>
          <w:color w:val="333333"/>
        </w:rPr>
        <w:t xml:space="preserve"> designs:</w:t>
      </w:r>
    </w:p>
    <w:p w:rsidR="002A48A5" w:rsidRDefault="002A48A5" w:rsidP="002A48A5">
      <w:pPr>
        <w:numPr>
          <w:ilvl w:val="0"/>
          <w:numId w:val="8"/>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t>Communication between services is complex</w:t>
      </w:r>
      <w:r>
        <w:rPr>
          <w:rFonts w:ascii="Helvetica" w:hAnsi="Helvetica" w:cs="Helvetica"/>
          <w:color w:val="333333"/>
        </w:rPr>
        <w:t>: Since everything is now an independent service, you have to carefully handle requests traveling between your modules. In one such scenario, developers may be forced to write extra code to avoid disruption. Over time, complications will arise when remote calls experience latency.</w:t>
      </w:r>
    </w:p>
    <w:p w:rsidR="002A48A5" w:rsidRDefault="002A48A5" w:rsidP="002A48A5">
      <w:pPr>
        <w:numPr>
          <w:ilvl w:val="0"/>
          <w:numId w:val="8"/>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t xml:space="preserve">More services </w:t>
      </w:r>
      <w:proofErr w:type="gramStart"/>
      <w:r>
        <w:rPr>
          <w:rFonts w:ascii="Helvetica" w:hAnsi="Helvetica" w:cs="Helvetica"/>
          <w:b/>
          <w:bCs/>
          <w:color w:val="333333"/>
        </w:rPr>
        <w:t>equals</w:t>
      </w:r>
      <w:proofErr w:type="gramEnd"/>
      <w:r>
        <w:rPr>
          <w:rFonts w:ascii="Helvetica" w:hAnsi="Helvetica" w:cs="Helvetica"/>
          <w:b/>
          <w:bCs/>
          <w:color w:val="333333"/>
        </w:rPr>
        <w:t xml:space="preserve"> more resources</w:t>
      </w:r>
      <w:r>
        <w:rPr>
          <w:rFonts w:ascii="Helvetica" w:hAnsi="Helvetica" w:cs="Helvetica"/>
          <w:color w:val="333333"/>
        </w:rPr>
        <w:t>: Multiple databases and transaction management can be painful.</w:t>
      </w:r>
    </w:p>
    <w:p w:rsidR="002A48A5" w:rsidRDefault="002A48A5" w:rsidP="002A48A5">
      <w:pPr>
        <w:numPr>
          <w:ilvl w:val="0"/>
          <w:numId w:val="8"/>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t>Global testing is difficult</w:t>
      </w:r>
      <w:r>
        <w:rPr>
          <w:rFonts w:ascii="Helvetica" w:hAnsi="Helvetica" w:cs="Helvetica"/>
          <w:color w:val="333333"/>
        </w:rPr>
        <w:t xml:space="preserve">: Testing a </w:t>
      </w:r>
      <w:proofErr w:type="spellStart"/>
      <w:r>
        <w:rPr>
          <w:rFonts w:ascii="Helvetica" w:hAnsi="Helvetica" w:cs="Helvetica"/>
          <w:color w:val="333333"/>
        </w:rPr>
        <w:t>microservices</w:t>
      </w:r>
      <w:proofErr w:type="spellEnd"/>
      <w:r>
        <w:rPr>
          <w:rFonts w:ascii="Helvetica" w:hAnsi="Helvetica" w:cs="Helvetica"/>
          <w:color w:val="333333"/>
        </w:rPr>
        <w:t xml:space="preserve">-based application can be cumbersome. In a monolithic approach, we would just need to launch our WAR on an application server and ensure its connectivity with the underlying database. With </w:t>
      </w:r>
      <w:proofErr w:type="spellStart"/>
      <w:r>
        <w:rPr>
          <w:rFonts w:ascii="Helvetica" w:hAnsi="Helvetica" w:cs="Helvetica"/>
          <w:color w:val="333333"/>
        </w:rPr>
        <w:t>microservices</w:t>
      </w:r>
      <w:proofErr w:type="spellEnd"/>
      <w:r>
        <w:rPr>
          <w:rFonts w:ascii="Helvetica" w:hAnsi="Helvetica" w:cs="Helvetica"/>
          <w:color w:val="333333"/>
        </w:rPr>
        <w:t>, each dependent service needs to be confirmed before testing can occur.</w:t>
      </w:r>
    </w:p>
    <w:p w:rsidR="002A48A5" w:rsidRDefault="002A48A5" w:rsidP="002A48A5">
      <w:pPr>
        <w:numPr>
          <w:ilvl w:val="0"/>
          <w:numId w:val="8"/>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t>Debugging problems can be harder</w:t>
      </w:r>
      <w:r>
        <w:rPr>
          <w:rFonts w:ascii="Helvetica" w:hAnsi="Helvetica" w:cs="Helvetica"/>
          <w:color w:val="333333"/>
        </w:rPr>
        <w:t>: Each service has its own set of logs to go through. Log, logs, and more logs.</w:t>
      </w:r>
    </w:p>
    <w:p w:rsidR="002A48A5" w:rsidRDefault="002A48A5" w:rsidP="002A48A5">
      <w:pPr>
        <w:numPr>
          <w:ilvl w:val="0"/>
          <w:numId w:val="8"/>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t>Deployment challengers</w:t>
      </w:r>
      <w:r>
        <w:rPr>
          <w:rFonts w:ascii="Helvetica" w:hAnsi="Helvetica" w:cs="Helvetica"/>
          <w:color w:val="333333"/>
        </w:rPr>
        <w:t>: The product may need coordination among multiple services, which may not be as straightforward as deploying a WAR in a container.</w:t>
      </w:r>
    </w:p>
    <w:p w:rsidR="002A48A5" w:rsidRDefault="002A48A5" w:rsidP="002A48A5">
      <w:pPr>
        <w:numPr>
          <w:ilvl w:val="0"/>
          <w:numId w:val="8"/>
        </w:numPr>
        <w:shd w:val="clear" w:color="auto" w:fill="FFFFFF"/>
        <w:spacing w:before="100" w:beforeAutospacing="1" w:after="100" w:afterAutospacing="1" w:line="240" w:lineRule="auto"/>
        <w:ind w:left="300"/>
        <w:rPr>
          <w:rFonts w:ascii="Helvetica" w:hAnsi="Helvetica" w:cs="Helvetica"/>
          <w:color w:val="333333"/>
        </w:rPr>
      </w:pPr>
      <w:r>
        <w:rPr>
          <w:rFonts w:ascii="Helvetica" w:hAnsi="Helvetica" w:cs="Helvetica"/>
          <w:b/>
          <w:bCs/>
          <w:color w:val="333333"/>
        </w:rPr>
        <w:t xml:space="preserve">Large </w:t>
      </w:r>
      <w:proofErr w:type="spellStart"/>
      <w:r>
        <w:rPr>
          <w:rFonts w:ascii="Helvetica" w:hAnsi="Helvetica" w:cs="Helvetica"/>
          <w:b/>
          <w:bCs/>
          <w:color w:val="333333"/>
        </w:rPr>
        <w:t>vs</w:t>
      </w:r>
      <w:proofErr w:type="spellEnd"/>
      <w:r>
        <w:rPr>
          <w:rFonts w:ascii="Helvetica" w:hAnsi="Helvetica" w:cs="Helvetica"/>
          <w:b/>
          <w:bCs/>
          <w:color w:val="333333"/>
        </w:rPr>
        <w:t xml:space="preserve"> small product companies</w:t>
      </w:r>
      <w:r>
        <w:rPr>
          <w:rFonts w:ascii="Helvetica" w:hAnsi="Helvetica" w:cs="Helvetica"/>
          <w:color w:val="333333"/>
        </w:rPr>
        <w:t xml:space="preserve">: </w:t>
      </w:r>
      <w:proofErr w:type="spellStart"/>
      <w:r>
        <w:rPr>
          <w:rFonts w:ascii="Helvetica" w:hAnsi="Helvetica" w:cs="Helvetica"/>
          <w:color w:val="333333"/>
        </w:rPr>
        <w:t>Microservices</w:t>
      </w:r>
      <w:proofErr w:type="spellEnd"/>
      <w:r>
        <w:rPr>
          <w:rFonts w:ascii="Helvetica" w:hAnsi="Helvetica" w:cs="Helvetica"/>
          <w:color w:val="333333"/>
        </w:rPr>
        <w:t xml:space="preserve"> are great for large companies, but can be slower to implement and too complicated for small companies who need to create and iterate quickly, and don’t want to get bogged down in complex orchestration.</w:t>
      </w:r>
    </w:p>
    <w:p w:rsidR="002A48A5" w:rsidRDefault="002A48A5" w:rsidP="002A48A5">
      <w:pPr>
        <w:pStyle w:val="NormalWeb"/>
        <w:shd w:val="clear" w:color="auto" w:fill="FFFFFF"/>
        <w:spacing w:before="0" w:beforeAutospacing="0" w:after="300" w:afterAutospacing="0"/>
        <w:rPr>
          <w:rFonts w:ascii="Helvetica" w:hAnsi="Helvetica" w:cs="Helvetica"/>
          <w:color w:val="333333"/>
        </w:rPr>
      </w:pPr>
      <w:r>
        <w:rPr>
          <w:rFonts w:ascii="Helvetica" w:hAnsi="Helvetica" w:cs="Helvetica"/>
          <w:color w:val="333333"/>
        </w:rPr>
        <w:t>Of course, with the right kind of automation and tools and the properly trained staff, all the above drawbacks can be addressed.</w:t>
      </w:r>
    </w:p>
    <w:p w:rsidR="002A48A5" w:rsidRDefault="002A48A5" w:rsidP="002A48A5">
      <w:pPr>
        <w:pStyle w:val="Heading3"/>
        <w:shd w:val="clear" w:color="auto" w:fill="FFFFFF"/>
        <w:spacing w:before="225" w:after="225"/>
        <w:rPr>
          <w:rFonts w:ascii="Helvetica" w:hAnsi="Helvetica" w:cs="Helvetica"/>
          <w:color w:val="212121"/>
          <w:sz w:val="42"/>
          <w:szCs w:val="42"/>
        </w:rPr>
      </w:pPr>
      <w:r>
        <w:rPr>
          <w:rFonts w:ascii="Helvetica" w:hAnsi="Helvetica" w:cs="Helvetica"/>
          <w:color w:val="212121"/>
          <w:sz w:val="42"/>
          <w:szCs w:val="42"/>
        </w:rPr>
        <w:t xml:space="preserve">Deployment of </w:t>
      </w:r>
      <w:proofErr w:type="spellStart"/>
      <w:r>
        <w:rPr>
          <w:rFonts w:ascii="Helvetica" w:hAnsi="Helvetica" w:cs="Helvetica"/>
          <w:color w:val="212121"/>
          <w:sz w:val="42"/>
          <w:szCs w:val="42"/>
        </w:rPr>
        <w:t>microservices</w:t>
      </w:r>
      <w:proofErr w:type="spellEnd"/>
    </w:p>
    <w:p w:rsidR="002A48A5" w:rsidRDefault="002A48A5" w:rsidP="002A48A5">
      <w:pPr>
        <w:pStyle w:val="NormalWeb"/>
        <w:shd w:val="clear" w:color="auto" w:fill="FFFFFF"/>
        <w:spacing w:before="0" w:beforeAutospacing="0" w:after="300" w:afterAutospacing="0"/>
        <w:rPr>
          <w:rFonts w:ascii="Helvetica" w:hAnsi="Helvetica" w:cs="Helvetica"/>
          <w:color w:val="333333"/>
        </w:rPr>
      </w:pPr>
      <w:r>
        <w:rPr>
          <w:rFonts w:ascii="Helvetica" w:hAnsi="Helvetica" w:cs="Helvetica"/>
          <w:color w:val="333333"/>
        </w:rPr>
        <w:t xml:space="preserve">Now that we understand </w:t>
      </w:r>
      <w:proofErr w:type="spellStart"/>
      <w:r>
        <w:rPr>
          <w:rFonts w:ascii="Helvetica" w:hAnsi="Helvetica" w:cs="Helvetica"/>
          <w:color w:val="333333"/>
        </w:rPr>
        <w:t>microservices</w:t>
      </w:r>
      <w:proofErr w:type="spellEnd"/>
      <w:r>
        <w:rPr>
          <w:rFonts w:ascii="Helvetica" w:hAnsi="Helvetica" w:cs="Helvetica"/>
          <w:color w:val="333333"/>
        </w:rPr>
        <w:t>, how are they deployed?</w:t>
      </w:r>
    </w:p>
    <w:p w:rsidR="002A48A5" w:rsidRDefault="002A48A5" w:rsidP="002A48A5">
      <w:pPr>
        <w:pStyle w:val="NormalWeb"/>
        <w:shd w:val="clear" w:color="auto" w:fill="FFFFFF"/>
        <w:spacing w:before="0" w:beforeAutospacing="0" w:after="300" w:afterAutospacing="0"/>
        <w:rPr>
          <w:rFonts w:ascii="Helvetica" w:hAnsi="Helvetica" w:cs="Helvetica"/>
          <w:color w:val="333333"/>
        </w:rPr>
      </w:pPr>
      <w:r>
        <w:rPr>
          <w:rFonts w:ascii="Helvetica" w:hAnsi="Helvetica" w:cs="Helvetica"/>
          <w:color w:val="333333"/>
        </w:rPr>
        <w:lastRenderedPageBreak/>
        <w:t xml:space="preserve">The best way to deploy </w:t>
      </w:r>
      <w:proofErr w:type="spellStart"/>
      <w:r>
        <w:rPr>
          <w:rFonts w:ascii="Helvetica" w:hAnsi="Helvetica" w:cs="Helvetica"/>
          <w:color w:val="333333"/>
        </w:rPr>
        <w:t>microservices</w:t>
      </w:r>
      <w:proofErr w:type="spellEnd"/>
      <w:r>
        <w:rPr>
          <w:rFonts w:ascii="Helvetica" w:hAnsi="Helvetica" w:cs="Helvetica"/>
          <w:color w:val="333333"/>
        </w:rPr>
        <w:t>-based applications is within containers, which are </w:t>
      </w:r>
      <w:hyperlink r:id="rId5" w:history="1">
        <w:r>
          <w:rPr>
            <w:rStyle w:val="Hyperlink"/>
            <w:rFonts w:ascii="Helvetica" w:hAnsi="Helvetica" w:cs="Helvetica"/>
            <w:color w:val="1874BD"/>
          </w:rPr>
          <w:t>complete virtual operating system environments</w:t>
        </w:r>
      </w:hyperlink>
      <w:r>
        <w:rPr>
          <w:rFonts w:ascii="Helvetica" w:hAnsi="Helvetica" w:cs="Helvetica"/>
          <w:color w:val="333333"/>
        </w:rPr>
        <w:t> that provide processes with isolation and dedicated access to underlying hardware resources. One of the biggest names in container solutions right now is </w:t>
      </w:r>
      <w:proofErr w:type="spellStart"/>
      <w:r>
        <w:rPr>
          <w:rFonts w:ascii="Helvetica" w:hAnsi="Helvetica" w:cs="Helvetica"/>
          <w:color w:val="333333"/>
        </w:rPr>
        <w:fldChar w:fldCharType="begin"/>
      </w:r>
      <w:r>
        <w:rPr>
          <w:rFonts w:ascii="Helvetica" w:hAnsi="Helvetica" w:cs="Helvetica"/>
          <w:color w:val="333333"/>
        </w:rPr>
        <w:instrText xml:space="preserve"> HYPERLINK "https://www.docker.com/" \t "_blank" </w:instrText>
      </w:r>
      <w:r>
        <w:rPr>
          <w:rFonts w:ascii="Helvetica" w:hAnsi="Helvetica" w:cs="Helvetica"/>
          <w:color w:val="333333"/>
        </w:rPr>
        <w:fldChar w:fldCharType="separate"/>
      </w:r>
      <w:r>
        <w:rPr>
          <w:rStyle w:val="Hyperlink"/>
          <w:rFonts w:ascii="Helvetica" w:hAnsi="Helvetica" w:cs="Helvetica"/>
          <w:color w:val="1874BD"/>
        </w:rPr>
        <w:t>Docker</w:t>
      </w:r>
      <w:proofErr w:type="spellEnd"/>
      <w:r>
        <w:rPr>
          <w:rFonts w:ascii="Helvetica" w:hAnsi="Helvetica" w:cs="Helvetica"/>
          <w:color w:val="333333"/>
        </w:rPr>
        <w:fldChar w:fldCharType="end"/>
      </w:r>
      <w:r>
        <w:rPr>
          <w:rFonts w:ascii="Helvetica" w:hAnsi="Helvetica" w:cs="Helvetica"/>
          <w:color w:val="333333"/>
        </w:rPr>
        <w:t>, which you can learn more about in our </w:t>
      </w:r>
      <w:hyperlink r:id="rId6" w:history="1">
        <w:r>
          <w:rPr>
            <w:rStyle w:val="Hyperlink"/>
            <w:rFonts w:ascii="Helvetica" w:hAnsi="Helvetica" w:cs="Helvetica"/>
            <w:color w:val="1874BD"/>
          </w:rPr>
          <w:t>Getting Started Course</w:t>
        </w:r>
      </w:hyperlink>
      <w:r>
        <w:rPr>
          <w:rFonts w:ascii="Helvetica" w:hAnsi="Helvetica" w:cs="Helvetica"/>
          <w:color w:val="333333"/>
        </w:rPr>
        <w:t>.</w:t>
      </w:r>
    </w:p>
    <w:p w:rsidR="002A48A5" w:rsidRDefault="002A48A5" w:rsidP="002A48A5">
      <w:pPr>
        <w:pStyle w:val="NormalWeb"/>
        <w:shd w:val="clear" w:color="auto" w:fill="FFFFFF"/>
        <w:spacing w:before="0" w:beforeAutospacing="0" w:after="300" w:afterAutospacing="0"/>
        <w:rPr>
          <w:rFonts w:ascii="Helvetica" w:hAnsi="Helvetica" w:cs="Helvetica"/>
          <w:color w:val="333333"/>
        </w:rPr>
      </w:pPr>
      <w:r>
        <w:rPr>
          <w:rFonts w:ascii="Helvetica" w:hAnsi="Helvetica" w:cs="Helvetica"/>
          <w:color w:val="333333"/>
        </w:rPr>
        <w:t xml:space="preserve">Virtual machines from infrastructure providers like Amazon Web Services (AWS) can also work well for </w:t>
      </w:r>
      <w:proofErr w:type="spellStart"/>
      <w:r>
        <w:rPr>
          <w:rFonts w:ascii="Helvetica" w:hAnsi="Helvetica" w:cs="Helvetica"/>
          <w:color w:val="333333"/>
        </w:rPr>
        <w:t>microservices</w:t>
      </w:r>
      <w:proofErr w:type="spellEnd"/>
      <w:r>
        <w:rPr>
          <w:rFonts w:ascii="Helvetica" w:hAnsi="Helvetica" w:cs="Helvetica"/>
          <w:color w:val="333333"/>
        </w:rPr>
        <w:t xml:space="preserve"> deployments, but relatively lightweight </w:t>
      </w:r>
      <w:proofErr w:type="spellStart"/>
      <w:r>
        <w:rPr>
          <w:rFonts w:ascii="Helvetica" w:hAnsi="Helvetica" w:cs="Helvetica"/>
          <w:color w:val="333333"/>
        </w:rPr>
        <w:t>microservices</w:t>
      </w:r>
      <w:proofErr w:type="spellEnd"/>
      <w:r>
        <w:rPr>
          <w:rFonts w:ascii="Helvetica" w:hAnsi="Helvetica" w:cs="Helvetica"/>
          <w:color w:val="333333"/>
        </w:rPr>
        <w:t xml:space="preserve"> packages may not leverage the whole virtual machine, potentially reducing their cost-effectiveness.</w:t>
      </w:r>
    </w:p>
    <w:p w:rsidR="002A48A5" w:rsidRDefault="002A48A5" w:rsidP="002A48A5">
      <w:pPr>
        <w:pStyle w:val="NormalWeb"/>
        <w:shd w:val="clear" w:color="auto" w:fill="FFFFFF"/>
        <w:spacing w:before="0" w:beforeAutospacing="0" w:after="300" w:afterAutospacing="0"/>
        <w:rPr>
          <w:rFonts w:ascii="Helvetica" w:hAnsi="Helvetica" w:cs="Helvetica"/>
          <w:color w:val="333333"/>
        </w:rPr>
      </w:pPr>
      <w:r>
        <w:rPr>
          <w:rFonts w:ascii="Helvetica" w:hAnsi="Helvetica" w:cs="Helvetica"/>
          <w:color w:val="333333"/>
        </w:rPr>
        <w:t>Code deployments can also be completed using an Open Service Gateway Initiative (OSGI) bundle. In this use case, all application services will be running under one Java virtual machine, but this method comes with a management and isolation tradeoff.</w:t>
      </w:r>
    </w:p>
    <w:p w:rsidR="002A48A5" w:rsidRDefault="002A48A5" w:rsidP="002A48A5">
      <w:pPr>
        <w:pStyle w:val="Heading3"/>
        <w:shd w:val="clear" w:color="auto" w:fill="FFFFFF"/>
        <w:spacing w:before="225" w:after="225"/>
        <w:rPr>
          <w:rFonts w:ascii="Helvetica" w:hAnsi="Helvetica" w:cs="Helvetica"/>
          <w:color w:val="212121"/>
          <w:sz w:val="42"/>
          <w:szCs w:val="42"/>
        </w:rPr>
      </w:pPr>
      <w:r>
        <w:rPr>
          <w:rFonts w:ascii="Helvetica" w:hAnsi="Helvetica" w:cs="Helvetica"/>
          <w:color w:val="212121"/>
          <w:sz w:val="42"/>
          <w:szCs w:val="42"/>
        </w:rPr>
        <w:t xml:space="preserve">How to move forward with </w:t>
      </w:r>
      <w:proofErr w:type="spellStart"/>
      <w:r>
        <w:rPr>
          <w:rFonts w:ascii="Helvetica" w:hAnsi="Helvetica" w:cs="Helvetica"/>
          <w:color w:val="212121"/>
          <w:sz w:val="42"/>
          <w:szCs w:val="42"/>
        </w:rPr>
        <w:t>microservices</w:t>
      </w:r>
      <w:proofErr w:type="spellEnd"/>
    </w:p>
    <w:p w:rsidR="002A48A5" w:rsidRDefault="002A48A5" w:rsidP="002A48A5">
      <w:pPr>
        <w:pStyle w:val="NormalWeb"/>
        <w:shd w:val="clear" w:color="auto" w:fill="FFFFFF"/>
        <w:spacing w:before="0" w:beforeAutospacing="0" w:after="300" w:afterAutospacing="0"/>
        <w:rPr>
          <w:rFonts w:ascii="Helvetica" w:hAnsi="Helvetica" w:cs="Helvetica"/>
          <w:color w:val="333333"/>
        </w:rPr>
      </w:pPr>
      <w:r>
        <w:rPr>
          <w:rFonts w:ascii="Helvetica" w:hAnsi="Helvetica" w:cs="Helvetica"/>
          <w:color w:val="333333"/>
        </w:rPr>
        <w:t xml:space="preserve">As application development trends continue to evolve, the debate between using </w:t>
      </w:r>
      <w:proofErr w:type="spellStart"/>
      <w:r>
        <w:rPr>
          <w:rFonts w:ascii="Helvetica" w:hAnsi="Helvetica" w:cs="Helvetica"/>
          <w:color w:val="333333"/>
        </w:rPr>
        <w:t>microservices</w:t>
      </w:r>
      <w:proofErr w:type="spellEnd"/>
      <w:r>
        <w:rPr>
          <w:rFonts w:ascii="Helvetica" w:hAnsi="Helvetica" w:cs="Helvetica"/>
          <w:color w:val="333333"/>
        </w:rPr>
        <w:t xml:space="preserve"> </w:t>
      </w:r>
      <w:proofErr w:type="gramStart"/>
      <w:r>
        <w:rPr>
          <w:rFonts w:ascii="Helvetica" w:hAnsi="Helvetica" w:cs="Helvetica"/>
          <w:color w:val="333333"/>
        </w:rPr>
        <w:t>or</w:t>
      </w:r>
      <w:proofErr w:type="gramEnd"/>
      <w:r>
        <w:rPr>
          <w:rFonts w:ascii="Helvetica" w:hAnsi="Helvetica" w:cs="Helvetica"/>
          <w:color w:val="333333"/>
        </w:rPr>
        <w:t xml:space="preserve"> leveraging traditional monolithic architectures will only become more pronounced. In the end, developers must do their due diligence and understand what works for their specific use cases.</w:t>
      </w:r>
    </w:p>
    <w:p w:rsidR="002A48A5" w:rsidRDefault="002A48A5" w:rsidP="002A48A5">
      <w:pPr>
        <w:pStyle w:val="NormalWeb"/>
        <w:shd w:val="clear" w:color="auto" w:fill="FFFFFF"/>
        <w:spacing w:before="0" w:beforeAutospacing="0" w:after="300" w:afterAutospacing="0"/>
        <w:rPr>
          <w:rFonts w:ascii="Helvetica" w:hAnsi="Helvetica" w:cs="Helvetica"/>
          <w:color w:val="333333"/>
        </w:rPr>
      </w:pPr>
      <w:r>
        <w:rPr>
          <w:rFonts w:ascii="Helvetica" w:hAnsi="Helvetica" w:cs="Helvetica"/>
          <w:color w:val="333333"/>
        </w:rPr>
        <w:t xml:space="preserve">For smaller companies, starting with a monolithic application can be simpler, faster, and cheaper — and if the product hasn’t gotten too mature, it can still be migrated to </w:t>
      </w:r>
      <w:proofErr w:type="spellStart"/>
      <w:r>
        <w:rPr>
          <w:rFonts w:ascii="Helvetica" w:hAnsi="Helvetica" w:cs="Helvetica"/>
          <w:color w:val="333333"/>
        </w:rPr>
        <w:t>microservices</w:t>
      </w:r>
      <w:proofErr w:type="spellEnd"/>
      <w:r>
        <w:rPr>
          <w:rFonts w:ascii="Helvetica" w:hAnsi="Helvetica" w:cs="Helvetica"/>
          <w:color w:val="333333"/>
        </w:rPr>
        <w:t xml:space="preserve"> at an appropriate time. The huge companies with millions of users are obvious examples of the best use case for </w:t>
      </w:r>
      <w:proofErr w:type="spellStart"/>
      <w:r>
        <w:rPr>
          <w:rFonts w:ascii="Helvetica" w:hAnsi="Helvetica" w:cs="Helvetica"/>
          <w:color w:val="333333"/>
        </w:rPr>
        <w:t>microservices</w:t>
      </w:r>
      <w:proofErr w:type="spellEnd"/>
      <w:r>
        <w:rPr>
          <w:rFonts w:ascii="Helvetica" w:hAnsi="Helvetica" w:cs="Helvetica"/>
          <w:color w:val="333333"/>
        </w:rPr>
        <w:t>, as they need to ensure the uptime, scalability that the added modularity can provide.</w:t>
      </w:r>
    </w:p>
    <w:p w:rsidR="002A48A5" w:rsidRDefault="002A48A5" w:rsidP="002A48A5">
      <w:pPr>
        <w:pStyle w:val="Heading3"/>
        <w:shd w:val="clear" w:color="auto" w:fill="FFFFFF"/>
        <w:spacing w:before="225" w:after="225"/>
        <w:rPr>
          <w:rFonts w:ascii="Helvetica" w:hAnsi="Helvetica" w:cs="Helvetica"/>
          <w:color w:val="212121"/>
          <w:sz w:val="42"/>
          <w:szCs w:val="42"/>
        </w:rPr>
      </w:pPr>
      <w:r>
        <w:rPr>
          <w:rFonts w:ascii="Helvetica" w:hAnsi="Helvetica" w:cs="Helvetica"/>
          <w:color w:val="212121"/>
          <w:sz w:val="42"/>
          <w:szCs w:val="42"/>
        </w:rPr>
        <w:t xml:space="preserve">A quick video review of the advantage of </w:t>
      </w:r>
      <w:proofErr w:type="spellStart"/>
      <w:r>
        <w:rPr>
          <w:rFonts w:ascii="Helvetica" w:hAnsi="Helvetica" w:cs="Helvetica"/>
          <w:color w:val="212121"/>
          <w:sz w:val="42"/>
          <w:szCs w:val="42"/>
        </w:rPr>
        <w:t>microservices</w:t>
      </w:r>
      <w:proofErr w:type="spellEnd"/>
    </w:p>
    <w:p w:rsidR="002A48A5" w:rsidRDefault="002A48A5" w:rsidP="002A48A5">
      <w:pPr>
        <w:pStyle w:val="NormalWeb"/>
        <w:shd w:val="clear" w:color="auto" w:fill="FFFFFF"/>
        <w:spacing w:before="0" w:beforeAutospacing="0" w:after="300" w:afterAutospacing="0"/>
        <w:rPr>
          <w:rFonts w:ascii="Helvetica" w:hAnsi="Helvetica" w:cs="Helvetica"/>
          <w:color w:val="333333"/>
        </w:rPr>
      </w:pPr>
      <w:r>
        <w:rPr>
          <w:rFonts w:ascii="Helvetica" w:hAnsi="Helvetica" w:cs="Helvetica"/>
          <w:color w:val="333333"/>
        </w:rPr>
        <w:t xml:space="preserve">Check out our video below where Cloud Academy </w:t>
      </w:r>
      <w:proofErr w:type="spellStart"/>
      <w:r>
        <w:rPr>
          <w:rFonts w:ascii="Helvetica" w:hAnsi="Helvetica" w:cs="Helvetica"/>
          <w:color w:val="333333"/>
        </w:rPr>
        <w:t>DevOps</w:t>
      </w:r>
      <w:proofErr w:type="spellEnd"/>
      <w:r>
        <w:rPr>
          <w:rFonts w:ascii="Helvetica" w:hAnsi="Helvetica" w:cs="Helvetica"/>
          <w:color w:val="333333"/>
        </w:rPr>
        <w:t xml:space="preserve"> lead Jeremy Cook compares monolithic </w:t>
      </w:r>
      <w:proofErr w:type="spellStart"/>
      <w:r>
        <w:rPr>
          <w:rFonts w:ascii="Helvetica" w:hAnsi="Helvetica" w:cs="Helvetica"/>
          <w:color w:val="333333"/>
        </w:rPr>
        <w:t>vs</w:t>
      </w:r>
      <w:proofErr w:type="spellEnd"/>
      <w:r>
        <w:rPr>
          <w:rFonts w:ascii="Helvetica" w:hAnsi="Helvetica" w:cs="Helvetica"/>
          <w:color w:val="333333"/>
        </w:rPr>
        <w:t xml:space="preserve"> </w:t>
      </w:r>
      <w:proofErr w:type="spellStart"/>
      <w:r>
        <w:rPr>
          <w:rFonts w:ascii="Helvetica" w:hAnsi="Helvetica" w:cs="Helvetica"/>
          <w:color w:val="333333"/>
        </w:rPr>
        <w:t>microservice</w:t>
      </w:r>
      <w:proofErr w:type="spellEnd"/>
      <w:r>
        <w:rPr>
          <w:rFonts w:ascii="Helvetica" w:hAnsi="Helvetica" w:cs="Helvetica"/>
          <w:color w:val="333333"/>
        </w:rPr>
        <w:t xml:space="preserve"> architectures. And you can get further info straight from the source: our course on </w:t>
      </w:r>
      <w:hyperlink r:id="rId7" w:tgtFrame="_blank" w:history="1">
        <w:r>
          <w:rPr>
            <w:rStyle w:val="Hyperlink"/>
            <w:rFonts w:ascii="Helvetica" w:hAnsi="Helvetica" w:cs="Helvetica"/>
            <w:color w:val="1874BD"/>
          </w:rPr>
          <w:t xml:space="preserve">.Net </w:t>
        </w:r>
        <w:proofErr w:type="spellStart"/>
        <w:r>
          <w:rPr>
            <w:rStyle w:val="Hyperlink"/>
            <w:rFonts w:ascii="Helvetica" w:hAnsi="Helvetica" w:cs="Helvetica"/>
            <w:color w:val="1874BD"/>
          </w:rPr>
          <w:t>Microservices</w:t>
        </w:r>
        <w:proofErr w:type="spellEnd"/>
        <w:r>
          <w:rPr>
            <w:rStyle w:val="Hyperlink"/>
            <w:rFonts w:ascii="Helvetica" w:hAnsi="Helvetica" w:cs="Helvetica"/>
            <w:color w:val="1874BD"/>
          </w:rPr>
          <w:t xml:space="preserve"> – </w:t>
        </w:r>
        <w:proofErr w:type="spellStart"/>
        <w:r>
          <w:rPr>
            <w:rStyle w:val="Hyperlink"/>
            <w:rFonts w:ascii="Helvetica" w:hAnsi="Helvetica" w:cs="Helvetica"/>
            <w:color w:val="1874BD"/>
          </w:rPr>
          <w:t>Refactors</w:t>
        </w:r>
        <w:proofErr w:type="spellEnd"/>
        <w:r>
          <w:rPr>
            <w:rStyle w:val="Hyperlink"/>
            <w:rFonts w:ascii="Helvetica" w:hAnsi="Helvetica" w:cs="Helvetica"/>
            <w:color w:val="1874BD"/>
          </w:rPr>
          <w:t xml:space="preserve"> and Design.</w:t>
        </w:r>
      </w:hyperlink>
    </w:p>
    <w:p w:rsidR="002A48A5" w:rsidRPr="002A48A5" w:rsidRDefault="002A48A5" w:rsidP="002A48A5">
      <w:pPr>
        <w:shd w:val="clear" w:color="auto" w:fill="FFFFFF"/>
        <w:spacing w:after="150" w:line="240" w:lineRule="auto"/>
        <w:ind w:left="360"/>
        <w:rPr>
          <w:rFonts w:ascii="inherit" w:eastAsia="Times New Roman" w:hAnsi="inherit" w:cs="Helvetica"/>
          <w:spacing w:val="-2"/>
          <w:sz w:val="24"/>
          <w:szCs w:val="24"/>
        </w:rPr>
      </w:pPr>
      <w:hyperlink r:id="rId8" w:tgtFrame="_blank" w:history="1">
        <w:r>
          <w:rPr>
            <w:rStyle w:val="Hyperlink"/>
            <w:rFonts w:ascii="Arial" w:hAnsi="Arial" w:cs="Arial"/>
            <w:color w:val="FFFFFF"/>
            <w:spacing w:val="15"/>
          </w:rPr>
          <w:t>h</w:t>
        </w:r>
        <w:r w:rsidRPr="002A48A5">
          <w:rPr>
            <w:rFonts w:ascii="Segoe Print" w:hAnsi="Segoe Print" w:cs="Segoe Print"/>
          </w:rPr>
          <w:t xml:space="preserve"> </w:t>
        </w:r>
        <w:hyperlink r:id="rId9" w:history="1">
          <w:r>
            <w:rPr>
              <w:rFonts w:ascii="Segoe Print" w:hAnsi="Segoe Print" w:cs="Segoe Print"/>
              <w:color w:val="0000FF"/>
              <w:u w:val="single"/>
            </w:rPr>
            <w:t>https://youtu.be/h5dYTRpXopY</w:t>
          </w:r>
        </w:hyperlink>
        <w:r>
          <w:rPr>
            <w:rStyle w:val="Hyperlink"/>
            <w:rFonts w:ascii="Arial" w:hAnsi="Arial" w:cs="Arial"/>
            <w:color w:val="FFFFFF"/>
            <w:spacing w:val="15"/>
          </w:rPr>
          <w:t>ttps://yout</w:t>
        </w:r>
        <w:r w:rsidRPr="002A48A5">
          <w:t xml:space="preserve"> </w:t>
        </w:r>
        <w:hyperlink r:id="rId10" w:tgtFrame="_blank" w:history="1">
          <w:r>
            <w:rPr>
              <w:rStyle w:val="Hyperlink"/>
              <w:rFonts w:ascii="Arial" w:hAnsi="Arial" w:cs="Arial"/>
              <w:color w:val="FFFFFF"/>
              <w:spacing w:val="15"/>
            </w:rPr>
            <w:t>https://youtu.be/h5dYTRpXopY</w:t>
          </w:r>
        </w:hyperlink>
        <w:proofErr w:type="spellStart"/>
        <w:r>
          <w:rPr>
            <w:rStyle w:val="Hyperlink"/>
            <w:rFonts w:ascii="Arial" w:hAnsi="Arial" w:cs="Arial"/>
            <w:color w:val="FFFFFF"/>
            <w:spacing w:val="15"/>
          </w:rPr>
          <w:t>u.be</w:t>
        </w:r>
        <w:proofErr w:type="spellEnd"/>
        <w:r>
          <w:rPr>
            <w:rStyle w:val="Hyperlink"/>
            <w:rFonts w:ascii="Arial" w:hAnsi="Arial" w:cs="Arial"/>
            <w:color w:val="FFFFFF"/>
            <w:spacing w:val="15"/>
          </w:rPr>
          <w:t>/h5dYTRpXopY</w:t>
        </w:r>
      </w:hyperlink>
    </w:p>
    <w:p w:rsidR="002A48A5" w:rsidRDefault="002A48A5" w:rsidP="002A48A5">
      <w:pPr>
        <w:numPr>
          <w:ilvl w:val="0"/>
          <w:numId w:val="2"/>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Challenges in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w:t>
      </w:r>
    </w:p>
    <w:p w:rsidR="002A48A5" w:rsidRPr="002A48A5" w:rsidRDefault="002A48A5" w:rsidP="002A48A5">
      <w:pPr>
        <w:pStyle w:val="ListParagraph"/>
        <w:numPr>
          <w:ilvl w:val="0"/>
          <w:numId w:val="2"/>
        </w:numPr>
        <w:shd w:val="clear" w:color="auto" w:fill="EBECEF"/>
        <w:spacing w:after="0" w:line="240" w:lineRule="auto"/>
        <w:jc w:val="right"/>
        <w:rPr>
          <w:rFonts w:ascii="Helvetica" w:eastAsia="Times New Roman" w:hAnsi="Helvetica" w:cs="Helvetica"/>
          <w:b/>
          <w:bCs/>
          <w:color w:val="737981"/>
          <w:sz w:val="23"/>
          <w:szCs w:val="23"/>
        </w:rPr>
      </w:pPr>
      <w:r w:rsidRPr="002A48A5">
        <w:rPr>
          <w:rFonts w:ascii="Helvetica" w:eastAsia="Times New Roman" w:hAnsi="Helvetica" w:cs="Helvetica"/>
          <w:b/>
          <w:bCs/>
          <w:color w:val="737981"/>
          <w:sz w:val="23"/>
          <w:szCs w:val="23"/>
        </w:rPr>
        <w:t> 22.54k </w:t>
      </w:r>
      <w:r w:rsidRPr="002A48A5">
        <w:rPr>
          <w:rFonts w:ascii="Helvetica" w:eastAsia="Times New Roman" w:hAnsi="Helvetica" w:cs="Helvetica"/>
          <w:b/>
          <w:bCs/>
          <w:color w:val="737981"/>
          <w:sz w:val="23"/>
        </w:rPr>
        <w:t>Views</w:t>
      </w:r>
    </w:p>
    <w:p w:rsidR="002A48A5" w:rsidRPr="002A48A5" w:rsidRDefault="002A48A5" w:rsidP="002A48A5">
      <w:pPr>
        <w:shd w:val="clear" w:color="auto" w:fill="ECF7FF"/>
        <w:spacing w:before="225" w:after="0" w:line="240" w:lineRule="auto"/>
        <w:ind w:left="360" w:right="210"/>
        <w:rPr>
          <w:rFonts w:ascii="Helvetica" w:eastAsia="Times New Roman" w:hAnsi="Helvetica" w:cs="Helvetica"/>
          <w:color w:val="2A6F93"/>
          <w:sz w:val="27"/>
          <w:szCs w:val="27"/>
        </w:rPr>
      </w:pPr>
      <w:r w:rsidRPr="002A48A5">
        <w:rPr>
          <w:rFonts w:ascii="Helvetica" w:eastAsia="Times New Roman" w:hAnsi="Helvetica" w:cs="Helvetica"/>
          <w:color w:val="2A6F93"/>
          <w:sz w:val="27"/>
          <w:szCs w:val="27"/>
        </w:rPr>
        <w:t xml:space="preserve">Join the </w:t>
      </w:r>
      <w:proofErr w:type="spellStart"/>
      <w:r w:rsidRPr="002A48A5">
        <w:rPr>
          <w:rFonts w:ascii="Helvetica" w:eastAsia="Times New Roman" w:hAnsi="Helvetica" w:cs="Helvetica"/>
          <w:color w:val="2A6F93"/>
          <w:sz w:val="27"/>
          <w:szCs w:val="27"/>
        </w:rPr>
        <w:t>DZone</w:t>
      </w:r>
      <w:proofErr w:type="spellEnd"/>
      <w:r w:rsidRPr="002A48A5">
        <w:rPr>
          <w:rFonts w:ascii="Helvetica" w:eastAsia="Times New Roman" w:hAnsi="Helvetica" w:cs="Helvetica"/>
          <w:color w:val="2A6F93"/>
          <w:sz w:val="27"/>
          <w:szCs w:val="27"/>
        </w:rPr>
        <w:t xml:space="preserve"> community and get the full member experience.</w:t>
      </w:r>
    </w:p>
    <w:p w:rsidR="002A48A5" w:rsidRPr="002A48A5" w:rsidRDefault="002A48A5" w:rsidP="002A48A5">
      <w:pPr>
        <w:shd w:val="clear" w:color="auto" w:fill="ECF7FF"/>
        <w:spacing w:before="225" w:after="0" w:line="240" w:lineRule="auto"/>
        <w:ind w:left="360"/>
        <w:rPr>
          <w:rFonts w:ascii="Helvetica" w:eastAsia="Times New Roman" w:hAnsi="Helvetica" w:cs="Helvetica"/>
          <w:color w:val="333333"/>
          <w:sz w:val="27"/>
          <w:szCs w:val="27"/>
        </w:rPr>
      </w:pPr>
      <w:r w:rsidRPr="002A48A5">
        <w:rPr>
          <w:rFonts w:ascii="Helvetica" w:eastAsia="Times New Roman" w:hAnsi="Helvetica" w:cs="Helvetica"/>
          <w:color w:val="333333"/>
          <w:sz w:val="27"/>
          <w:szCs w:val="27"/>
        </w:rPr>
        <w:lastRenderedPageBreak/>
        <w:t> </w:t>
      </w:r>
      <w:hyperlink r:id="rId11" w:history="1">
        <w:r w:rsidRPr="002A48A5">
          <w:rPr>
            <w:rFonts w:ascii="Helvetica" w:eastAsia="Times New Roman" w:hAnsi="Helvetica" w:cs="Helvetica"/>
            <w:b/>
            <w:bCs/>
            <w:caps/>
            <w:color w:val="FFFFFF"/>
            <w:sz w:val="24"/>
            <w:szCs w:val="24"/>
            <w:u w:val="single"/>
          </w:rPr>
          <w:t>JOIN FOR FREE</w:t>
        </w:r>
      </w:hyperlink>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We live in a world of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"Monolith to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is a phrase we hear from more than 70% of technology leaders today. The benefits are well-documented: increased resilience, improved scalability, faster time to market. Like most transformational trends, implementing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poses its own challenges. It is imperative that these challenges are well understood, or be prepared for your project to never see the light of day, or finish it to only see that many of the foreseen benefits are not being achieved.</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Here are some of the top challenges that organizations face in their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journey:</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Pr>
          <w:noProof/>
        </w:rPr>
        <w:drawing>
          <wp:inline distT="0" distB="0" distL="0" distR="0">
            <wp:extent cx="5353050" cy="3943350"/>
            <wp:effectExtent l="19050" t="0" r="0" b="0"/>
            <wp:docPr id="15" name="Picture 15" descr="https://lh4.googleusercontent.com/IkHh-oiAWb7GrxHtEruGoQKEl_RncxHVYpcVF_4j1RFcaca_eJ5UMKSEl4pawzP9XtcvmkEuX43RIOcw3b8zBJkQfK8QmSvbE5LNVsQzJEI6LWePYoiN6xTvCTBwLeMWams2FC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IkHh-oiAWb7GrxHtEruGoQKEl_RncxHVYpcVF_4j1RFcaca_eJ5UMKSEl4pawzP9XtcvmkEuX43RIOcw3b8zBJkQfK8QmSvbE5LNVsQzJEI6LWePYoiN6xTvCTBwLeMWams2FCy_"/>
                    <pic:cNvPicPr>
                      <a:picLocks noChangeAspect="1" noChangeArrowheads="1"/>
                    </pic:cNvPicPr>
                  </pic:nvPicPr>
                  <pic:blipFill>
                    <a:blip r:embed="rId12"/>
                    <a:srcRect/>
                    <a:stretch>
                      <a:fillRect/>
                    </a:stretch>
                  </pic:blipFill>
                  <pic:spPr bwMode="auto">
                    <a:xfrm>
                      <a:off x="0" y="0"/>
                      <a:ext cx="5353050" cy="3943350"/>
                    </a:xfrm>
                    <a:prstGeom prst="rect">
                      <a:avLst/>
                    </a:prstGeom>
                    <a:noFill/>
                    <a:ln w="9525">
                      <a:noFill/>
                      <a:miter lim="800000"/>
                      <a:headEnd/>
                      <a:tailEnd/>
                    </a:ln>
                  </pic:spPr>
                </pic:pic>
              </a:graphicData>
            </a:graphic>
          </wp:inline>
        </w:drawing>
      </w:r>
    </w:p>
    <w:p w:rsidR="002A48A5" w:rsidRPr="002A48A5" w:rsidRDefault="002A48A5" w:rsidP="002A48A5">
      <w:pPr>
        <w:shd w:val="clear" w:color="auto" w:fill="FFFFFF"/>
        <w:spacing w:before="450" w:after="75" w:line="240" w:lineRule="auto"/>
        <w:ind w:left="360"/>
        <w:outlineLvl w:val="1"/>
        <w:rPr>
          <w:rFonts w:ascii="Helvetica" w:eastAsia="Times New Roman" w:hAnsi="Helvetica" w:cs="Helvetica"/>
          <w:b/>
          <w:bCs/>
          <w:color w:val="333333"/>
          <w:spacing w:val="-8"/>
          <w:sz w:val="45"/>
          <w:szCs w:val="45"/>
        </w:rPr>
      </w:pPr>
      <w:r w:rsidRPr="002A48A5">
        <w:rPr>
          <w:rFonts w:ascii="Helvetica" w:eastAsia="Times New Roman" w:hAnsi="Helvetica" w:cs="Helvetica"/>
          <w:b/>
          <w:bCs/>
          <w:color w:val="333333"/>
          <w:spacing w:val="-8"/>
          <w:sz w:val="45"/>
        </w:rPr>
        <w:t xml:space="preserve">Managing </w:t>
      </w:r>
      <w:proofErr w:type="spellStart"/>
      <w:r w:rsidRPr="002A48A5">
        <w:rPr>
          <w:rFonts w:ascii="Helvetica" w:eastAsia="Times New Roman" w:hAnsi="Helvetica" w:cs="Helvetica"/>
          <w:b/>
          <w:bCs/>
          <w:color w:val="333333"/>
          <w:spacing w:val="-8"/>
          <w:sz w:val="45"/>
        </w:rPr>
        <w:t>Microservices</w:t>
      </w:r>
      <w:proofErr w:type="spellEnd"/>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As the number of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increases, managing them gets more challenging. It is important that management is planned before or while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are being built. While the modularity helps, things can very quickly get out of hand if not managed well. Many engineering leaders have stated that the mismanagement of these services is as much a problem as problems faced during the initial stages of the transformation from monolithic applications.</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lastRenderedPageBreak/>
        <w:t xml:space="preserve">Developing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management tooling on your own, although a valid </w:t>
      </w:r>
      <w:proofErr w:type="gramStart"/>
      <w:r w:rsidRPr="002A48A5">
        <w:rPr>
          <w:rFonts w:ascii="Helvetica" w:eastAsia="Times New Roman" w:hAnsi="Helvetica" w:cs="Helvetica"/>
          <w:color w:val="333333"/>
          <w:sz w:val="21"/>
          <w:szCs w:val="21"/>
        </w:rPr>
        <w:t>option,</w:t>
      </w:r>
      <w:proofErr w:type="gramEnd"/>
      <w:r w:rsidRPr="002A48A5">
        <w:rPr>
          <w:rFonts w:ascii="Helvetica" w:eastAsia="Times New Roman" w:hAnsi="Helvetica" w:cs="Helvetica"/>
          <w:color w:val="333333"/>
          <w:sz w:val="21"/>
          <w:szCs w:val="21"/>
        </w:rPr>
        <w:t xml:space="preserve"> can be complex and cumbersome. We recommend looking to acquire a platform whose capabilities include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management.</w:t>
      </w:r>
    </w:p>
    <w:p w:rsidR="002A48A5" w:rsidRPr="002A48A5" w:rsidRDefault="002A48A5" w:rsidP="002A48A5">
      <w:pPr>
        <w:shd w:val="clear" w:color="auto" w:fill="FFFFFF"/>
        <w:spacing w:before="450" w:after="75" w:line="240" w:lineRule="auto"/>
        <w:ind w:left="360"/>
        <w:outlineLvl w:val="1"/>
        <w:rPr>
          <w:rFonts w:ascii="Helvetica" w:eastAsia="Times New Roman" w:hAnsi="Helvetica" w:cs="Helvetica"/>
          <w:b/>
          <w:bCs/>
          <w:color w:val="333333"/>
          <w:spacing w:val="-8"/>
          <w:sz w:val="45"/>
          <w:szCs w:val="45"/>
        </w:rPr>
      </w:pPr>
      <w:r w:rsidRPr="002A48A5">
        <w:rPr>
          <w:rFonts w:ascii="Helvetica" w:eastAsia="Times New Roman" w:hAnsi="Helvetica" w:cs="Helvetica"/>
          <w:b/>
          <w:bCs/>
          <w:color w:val="333333"/>
          <w:spacing w:val="-8"/>
          <w:sz w:val="45"/>
        </w:rPr>
        <w:t>Monitoring</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The traditional forms of monitoring and diagnostics will not align well with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since you have multiple services making up the same functionality previously supported by a single application. When a problem arises in the application, finding the root cause can be challenging if you do not have a means of monitoring and tracking the path a specific request took, like how many and which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were traversed for a specific request coming from a user interface.</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We have seen customers who struggle to analyze the chain of communication across these services and where issues were potentially introduced. </w:t>
      </w:r>
      <w:hyperlink r:id="rId13" w:tgtFrame="_blank" w:history="1">
        <w:r w:rsidRPr="002A48A5">
          <w:rPr>
            <w:rFonts w:ascii="Helvetica" w:eastAsia="Times New Roman" w:hAnsi="Helvetica" w:cs="Helvetica"/>
            <w:color w:val="29A8FF"/>
            <w:sz w:val="21"/>
            <w:u w:val="single"/>
          </w:rPr>
          <w:t>This</w:t>
        </w:r>
      </w:hyperlink>
      <w:r w:rsidRPr="002A48A5">
        <w:rPr>
          <w:rFonts w:ascii="Helvetica" w:eastAsia="Times New Roman" w:hAnsi="Helvetica" w:cs="Helvetica"/>
          <w:color w:val="333333"/>
          <w:sz w:val="21"/>
          <w:szCs w:val="21"/>
        </w:rPr>
        <w:t> video is a good watch on this topic.</w:t>
      </w:r>
    </w:p>
    <w:p w:rsidR="002A48A5" w:rsidRPr="002A48A5" w:rsidRDefault="002A48A5" w:rsidP="002A48A5">
      <w:pPr>
        <w:shd w:val="clear" w:color="auto" w:fill="FFFFFF"/>
        <w:spacing w:before="450" w:after="75" w:line="240" w:lineRule="auto"/>
        <w:ind w:left="360"/>
        <w:outlineLvl w:val="1"/>
        <w:rPr>
          <w:rFonts w:ascii="Helvetica" w:eastAsia="Times New Roman" w:hAnsi="Helvetica" w:cs="Helvetica"/>
          <w:b/>
          <w:bCs/>
          <w:color w:val="333333"/>
          <w:spacing w:val="-8"/>
          <w:sz w:val="45"/>
          <w:szCs w:val="45"/>
        </w:rPr>
      </w:pPr>
      <w:r w:rsidRPr="002A48A5">
        <w:rPr>
          <w:rFonts w:ascii="Helvetica" w:eastAsia="Times New Roman" w:hAnsi="Helvetica" w:cs="Helvetica"/>
          <w:b/>
          <w:bCs/>
          <w:color w:val="333333"/>
          <w:spacing w:val="-8"/>
          <w:sz w:val="45"/>
        </w:rPr>
        <w:t xml:space="preserve">Embracing </w:t>
      </w:r>
      <w:proofErr w:type="spellStart"/>
      <w:r w:rsidRPr="002A48A5">
        <w:rPr>
          <w:rFonts w:ascii="Helvetica" w:eastAsia="Times New Roman" w:hAnsi="Helvetica" w:cs="Helvetica"/>
          <w:b/>
          <w:bCs/>
          <w:color w:val="333333"/>
          <w:spacing w:val="-8"/>
          <w:sz w:val="45"/>
        </w:rPr>
        <w:t>DevOps</w:t>
      </w:r>
      <w:proofErr w:type="spellEnd"/>
      <w:r w:rsidRPr="002A48A5">
        <w:rPr>
          <w:rFonts w:ascii="Helvetica" w:eastAsia="Times New Roman" w:hAnsi="Helvetica" w:cs="Helvetica"/>
          <w:b/>
          <w:bCs/>
          <w:color w:val="333333"/>
          <w:spacing w:val="-8"/>
          <w:sz w:val="45"/>
        </w:rPr>
        <w:t xml:space="preserve"> Culture</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Separate teams need agility, autonomy, and continuous delivery to be able to deliver initial releases and subsequent iterative changes. A lack of </w:t>
      </w:r>
      <w:proofErr w:type="spellStart"/>
      <w:r w:rsidRPr="002A48A5">
        <w:rPr>
          <w:rFonts w:ascii="Helvetica" w:eastAsia="Times New Roman" w:hAnsi="Helvetica" w:cs="Helvetica"/>
          <w:color w:val="333333"/>
          <w:sz w:val="21"/>
          <w:szCs w:val="21"/>
        </w:rPr>
        <w:t>DevOps</w:t>
      </w:r>
      <w:proofErr w:type="spellEnd"/>
      <w:r w:rsidRPr="002A48A5">
        <w:rPr>
          <w:rFonts w:ascii="Helvetica" w:eastAsia="Times New Roman" w:hAnsi="Helvetica" w:cs="Helvetica"/>
          <w:color w:val="333333"/>
          <w:sz w:val="21"/>
          <w:szCs w:val="21"/>
        </w:rPr>
        <w:t xml:space="preserve"> culture can bottle up releases and impact the overall time to market and the response to business requests and issues.</w:t>
      </w:r>
    </w:p>
    <w:p w:rsidR="002A48A5" w:rsidRPr="002A48A5" w:rsidRDefault="002A48A5" w:rsidP="002A48A5">
      <w:pPr>
        <w:shd w:val="clear" w:color="auto" w:fill="FFFFFF"/>
        <w:spacing w:before="450" w:after="75" w:line="240" w:lineRule="auto"/>
        <w:ind w:left="360"/>
        <w:outlineLvl w:val="1"/>
        <w:rPr>
          <w:rFonts w:ascii="Helvetica" w:eastAsia="Times New Roman" w:hAnsi="Helvetica" w:cs="Helvetica"/>
          <w:b/>
          <w:bCs/>
          <w:color w:val="333333"/>
          <w:spacing w:val="-8"/>
          <w:sz w:val="45"/>
          <w:szCs w:val="45"/>
        </w:rPr>
      </w:pPr>
      <w:r w:rsidRPr="002A48A5">
        <w:rPr>
          <w:rFonts w:ascii="Helvetica" w:eastAsia="Times New Roman" w:hAnsi="Helvetica" w:cs="Helvetica"/>
          <w:b/>
          <w:bCs/>
          <w:color w:val="333333"/>
          <w:spacing w:val="-8"/>
          <w:sz w:val="45"/>
        </w:rPr>
        <w:t>Fault Tolerance</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It is important that individual services do not bring down the overall system. Fault tolerance at the service level, and more importantly, at the overall solution level, is critical. Given the complexity of a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environment and the complex dependency chains, failure is inevitable.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need to be able to withstand both internal and external failures. Robust resiliency testing is </w:t>
      </w:r>
      <w:proofErr w:type="gramStart"/>
      <w:r w:rsidRPr="002A48A5">
        <w:rPr>
          <w:rFonts w:ascii="Helvetica" w:eastAsia="Times New Roman" w:hAnsi="Helvetica" w:cs="Helvetica"/>
          <w:color w:val="333333"/>
          <w:sz w:val="21"/>
          <w:szCs w:val="21"/>
        </w:rPr>
        <w:t>key</w:t>
      </w:r>
      <w:proofErr w:type="gramEnd"/>
      <w:r w:rsidRPr="002A48A5">
        <w:rPr>
          <w:rFonts w:ascii="Helvetica" w:eastAsia="Times New Roman" w:hAnsi="Helvetica" w:cs="Helvetica"/>
          <w:color w:val="333333"/>
          <w:sz w:val="21"/>
          <w:szCs w:val="21"/>
        </w:rPr>
        <w:t xml:space="preserve"> to successful issue preparedness.</w:t>
      </w:r>
    </w:p>
    <w:p w:rsidR="002A48A5" w:rsidRPr="002A48A5" w:rsidRDefault="002A48A5" w:rsidP="002A48A5">
      <w:pPr>
        <w:shd w:val="clear" w:color="auto" w:fill="FFFFFF"/>
        <w:spacing w:before="450" w:after="75" w:line="240" w:lineRule="auto"/>
        <w:ind w:left="360"/>
        <w:outlineLvl w:val="1"/>
        <w:rPr>
          <w:rFonts w:ascii="Helvetica" w:eastAsia="Times New Roman" w:hAnsi="Helvetica" w:cs="Helvetica"/>
          <w:b/>
          <w:bCs/>
          <w:color w:val="333333"/>
          <w:spacing w:val="-8"/>
          <w:sz w:val="45"/>
          <w:szCs w:val="45"/>
        </w:rPr>
      </w:pPr>
      <w:r w:rsidRPr="002A48A5">
        <w:rPr>
          <w:rFonts w:ascii="Helvetica" w:eastAsia="Times New Roman" w:hAnsi="Helvetica" w:cs="Helvetica"/>
          <w:b/>
          <w:bCs/>
          <w:color w:val="333333"/>
          <w:spacing w:val="-8"/>
          <w:sz w:val="45"/>
        </w:rPr>
        <w:t>Testing</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Testing is much more complex in a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environment due to the different services, their integration, and interdependencies. The team members responsible for quality assurance need to be knowledgeable on the order and channels of communications between services to have full coverage in their test cases. The asynchronous aspect of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also makes it harder to test in lower environments. Indistinct behaviors from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are harder to predict and validate.</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More details on </w:t>
      </w:r>
      <w:proofErr w:type="spellStart"/>
      <w:r w:rsidRPr="002A48A5">
        <w:rPr>
          <w:rFonts w:ascii="Helvetica" w:eastAsia="Times New Roman" w:hAnsi="Helvetica" w:cs="Helvetica"/>
          <w:color w:val="333333"/>
          <w:sz w:val="21"/>
          <w:szCs w:val="21"/>
        </w:rPr>
        <w:t>microservice</w:t>
      </w:r>
      <w:proofErr w:type="spellEnd"/>
      <w:r w:rsidRPr="002A48A5">
        <w:rPr>
          <w:rFonts w:ascii="Helvetica" w:eastAsia="Times New Roman" w:hAnsi="Helvetica" w:cs="Helvetica"/>
          <w:color w:val="333333"/>
          <w:sz w:val="21"/>
          <w:szCs w:val="21"/>
        </w:rPr>
        <w:t xml:space="preserve"> testing challenges can be found </w:t>
      </w:r>
      <w:hyperlink r:id="rId14" w:history="1">
        <w:r w:rsidRPr="002A48A5">
          <w:rPr>
            <w:rFonts w:ascii="Helvetica" w:eastAsia="Times New Roman" w:hAnsi="Helvetica" w:cs="Helvetica"/>
            <w:color w:val="29A8FF"/>
            <w:sz w:val="21"/>
            <w:u w:val="single"/>
          </w:rPr>
          <w:t>here</w:t>
        </w:r>
      </w:hyperlink>
      <w:r w:rsidRPr="002A48A5">
        <w:rPr>
          <w:rFonts w:ascii="Helvetica" w:eastAsia="Times New Roman" w:hAnsi="Helvetica" w:cs="Helvetica"/>
          <w:color w:val="333333"/>
          <w:sz w:val="21"/>
          <w:szCs w:val="21"/>
        </w:rPr>
        <w:t> and in </w:t>
      </w:r>
      <w:hyperlink r:id="rId15" w:tgtFrame="_blank" w:history="1">
        <w:r w:rsidRPr="002A48A5">
          <w:rPr>
            <w:rFonts w:ascii="Helvetica" w:eastAsia="Times New Roman" w:hAnsi="Helvetica" w:cs="Helvetica"/>
            <w:color w:val="29A8FF"/>
            <w:sz w:val="21"/>
            <w:u w:val="single"/>
          </w:rPr>
          <w:t>this insightful post</w:t>
        </w:r>
      </w:hyperlink>
      <w:r w:rsidRPr="002A48A5">
        <w:rPr>
          <w:rFonts w:ascii="Helvetica" w:eastAsia="Times New Roman" w:hAnsi="Helvetica" w:cs="Helvetica"/>
          <w:color w:val="333333"/>
          <w:sz w:val="21"/>
          <w:szCs w:val="21"/>
        </w:rPr>
        <w:t>.</w:t>
      </w:r>
    </w:p>
    <w:p w:rsidR="002A48A5" w:rsidRPr="002A48A5" w:rsidRDefault="002A48A5" w:rsidP="002A48A5">
      <w:pPr>
        <w:shd w:val="clear" w:color="auto" w:fill="FFFFFF"/>
        <w:spacing w:before="450" w:after="75" w:line="240" w:lineRule="auto"/>
        <w:ind w:left="360"/>
        <w:outlineLvl w:val="1"/>
        <w:rPr>
          <w:rFonts w:ascii="Helvetica" w:eastAsia="Times New Roman" w:hAnsi="Helvetica" w:cs="Helvetica"/>
          <w:b/>
          <w:bCs/>
          <w:color w:val="333333"/>
          <w:spacing w:val="-8"/>
          <w:sz w:val="45"/>
          <w:szCs w:val="45"/>
        </w:rPr>
      </w:pPr>
      <w:r w:rsidRPr="002A48A5">
        <w:rPr>
          <w:rFonts w:ascii="Helvetica" w:eastAsia="Times New Roman" w:hAnsi="Helvetica" w:cs="Helvetica"/>
          <w:b/>
          <w:bCs/>
          <w:color w:val="333333"/>
          <w:spacing w:val="-8"/>
          <w:sz w:val="45"/>
          <w:szCs w:val="45"/>
        </w:rPr>
        <w:lastRenderedPageBreak/>
        <w:t xml:space="preserve">Design </w:t>
      </w:r>
      <w:proofErr w:type="gramStart"/>
      <w:r w:rsidRPr="002A48A5">
        <w:rPr>
          <w:rFonts w:ascii="Helvetica" w:eastAsia="Times New Roman" w:hAnsi="Helvetica" w:cs="Helvetica"/>
          <w:b/>
          <w:bCs/>
          <w:color w:val="333333"/>
          <w:spacing w:val="-8"/>
          <w:sz w:val="45"/>
          <w:szCs w:val="45"/>
        </w:rPr>
        <w:t>With</w:t>
      </w:r>
      <w:proofErr w:type="gramEnd"/>
      <w:r w:rsidRPr="002A48A5">
        <w:rPr>
          <w:rFonts w:ascii="Helvetica" w:eastAsia="Times New Roman" w:hAnsi="Helvetica" w:cs="Helvetica"/>
          <w:b/>
          <w:bCs/>
          <w:color w:val="333333"/>
          <w:spacing w:val="-8"/>
          <w:sz w:val="45"/>
          <w:szCs w:val="45"/>
        </w:rPr>
        <w:t xml:space="preserve"> Failure in Mind</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While this is counter-intuitive to many, expecting failure scenarios and building a robust set of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is imperative to a successful implementation. When more failure situations are predicted during design, the more exception handling mechanisms will be built and seamless resolution of issues will be handled better. This is easier said than done.</w:t>
      </w:r>
    </w:p>
    <w:p w:rsidR="002A48A5" w:rsidRPr="002A48A5" w:rsidRDefault="002A48A5" w:rsidP="002A48A5">
      <w:pPr>
        <w:shd w:val="clear" w:color="auto" w:fill="FFFFFF"/>
        <w:spacing w:before="450" w:after="75" w:line="240" w:lineRule="auto"/>
        <w:ind w:left="360"/>
        <w:outlineLvl w:val="1"/>
        <w:rPr>
          <w:rFonts w:ascii="Helvetica" w:eastAsia="Times New Roman" w:hAnsi="Helvetica" w:cs="Helvetica"/>
          <w:b/>
          <w:bCs/>
          <w:color w:val="333333"/>
          <w:spacing w:val="-8"/>
          <w:sz w:val="45"/>
          <w:szCs w:val="45"/>
        </w:rPr>
      </w:pPr>
      <w:r w:rsidRPr="002A48A5">
        <w:rPr>
          <w:rFonts w:ascii="Helvetica" w:eastAsia="Times New Roman" w:hAnsi="Helvetica" w:cs="Helvetica"/>
          <w:b/>
          <w:bCs/>
          <w:color w:val="333333"/>
          <w:spacing w:val="-8"/>
          <w:sz w:val="45"/>
        </w:rPr>
        <w:t>Cyclic Dependencies</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Pr>
          <w:noProof/>
        </w:rPr>
        <w:drawing>
          <wp:inline distT="0" distB="0" distL="0" distR="0">
            <wp:extent cx="5943600" cy="2895600"/>
            <wp:effectExtent l="19050" t="0" r="0" b="0"/>
            <wp:docPr id="16" name="Picture 16" descr="https://lh6.googleusercontent.com/ZhCvtGNoBKObGUCivkYqNv8mQO1ft6K2-YKXT3f2TdglJWH6PvDySR_mN8K57DabaZAYAUUoNzWpOQ8M-6MFB13T9SmN8mMEEnQ24X5xPsTzh5hMrLNcFPHVquVk6Riln8ADc-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hCvtGNoBKObGUCivkYqNv8mQO1ft6K2-YKXT3f2TdglJWH6PvDySR_mN8K57DabaZAYAUUoNzWpOQ8M-6MFB13T9SmN8mMEEnQ24X5xPsTzh5hMrLNcFPHVquVk6Riln8ADc-pZ"/>
                    <pic:cNvPicPr>
                      <a:picLocks noChangeAspect="1" noChangeArrowheads="1"/>
                    </pic:cNvPicPr>
                  </pic:nvPicPr>
                  <pic:blipFill>
                    <a:blip r:embed="rId16"/>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2A48A5" w:rsidRPr="002A48A5" w:rsidRDefault="002A48A5" w:rsidP="002A48A5">
      <w:pPr>
        <w:shd w:val="clear" w:color="auto" w:fill="FFFFFF"/>
        <w:spacing w:before="450" w:after="225" w:line="240" w:lineRule="auto"/>
        <w:ind w:left="360"/>
        <w:jc w:val="center"/>
        <w:rPr>
          <w:rFonts w:ascii="Helvetica" w:eastAsia="Times New Roman" w:hAnsi="Helvetica" w:cs="Helvetica"/>
          <w:color w:val="333333"/>
          <w:sz w:val="21"/>
          <w:szCs w:val="21"/>
        </w:rPr>
      </w:pPr>
      <w:r w:rsidRPr="002A48A5">
        <w:rPr>
          <w:rFonts w:ascii="Helvetica" w:eastAsia="Times New Roman" w:hAnsi="Helvetica" w:cs="Helvetica"/>
          <w:i/>
          <w:iCs/>
          <w:color w:val="333333"/>
          <w:sz w:val="21"/>
        </w:rPr>
        <w:t>Source: </w:t>
      </w:r>
      <w:hyperlink r:id="rId17" w:tgtFrame="_blank" w:history="1">
        <w:r w:rsidRPr="002A48A5">
          <w:rPr>
            <w:rFonts w:ascii="Helvetica" w:eastAsia="Times New Roman" w:hAnsi="Helvetica" w:cs="Helvetica"/>
            <w:i/>
            <w:iCs/>
            <w:color w:val="29A8FF"/>
            <w:sz w:val="21"/>
            <w:u w:val="single"/>
          </w:rPr>
          <w:t>queue.acm.org</w:t>
        </w:r>
      </w:hyperlink>
      <w:r w:rsidRPr="002A48A5">
        <w:rPr>
          <w:rFonts w:ascii="Helvetica" w:eastAsia="Times New Roman" w:hAnsi="Helvetica" w:cs="Helvetica"/>
          <w:i/>
          <w:iCs/>
          <w:color w:val="333333"/>
          <w:sz w:val="21"/>
        </w:rPr>
        <w:t>.</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Dependency management across different services and their functionality is very important and cyclic dependencies can be a headache if not identified and resolved promptly. In </w:t>
      </w:r>
      <w:proofErr w:type="spellStart"/>
      <w:r w:rsidRPr="002A48A5">
        <w:rPr>
          <w:rFonts w:ascii="Helvetica" w:eastAsia="Times New Roman" w:hAnsi="Helvetica" w:cs="Helvetica"/>
          <w:color w:val="333333"/>
          <w:sz w:val="21"/>
          <w:szCs w:val="21"/>
        </w:rPr>
        <w:t>microservice</w:t>
      </w:r>
      <w:proofErr w:type="spellEnd"/>
      <w:r w:rsidRPr="002A48A5">
        <w:rPr>
          <w:rFonts w:ascii="Helvetica" w:eastAsia="Times New Roman" w:hAnsi="Helvetica" w:cs="Helvetica"/>
          <w:color w:val="333333"/>
          <w:sz w:val="21"/>
          <w:szCs w:val="21"/>
        </w:rPr>
        <w:t xml:space="preserve"> architecture, you’re even more vulnerable to errors coming from dependency issues. Decisions made around upgrades on related services with these dependencies are critical. </w:t>
      </w:r>
      <w:hyperlink r:id="rId18" w:tgtFrame="_blank" w:history="1">
        <w:r w:rsidRPr="002A48A5">
          <w:rPr>
            <w:rFonts w:ascii="Helvetica" w:eastAsia="Times New Roman" w:hAnsi="Helvetica" w:cs="Helvetica"/>
            <w:color w:val="29A8FF"/>
            <w:sz w:val="21"/>
            <w:u w:val="single"/>
          </w:rPr>
          <w:t>This post</w:t>
        </w:r>
      </w:hyperlink>
      <w:r w:rsidRPr="002A48A5">
        <w:rPr>
          <w:rFonts w:ascii="Helvetica" w:eastAsia="Times New Roman" w:hAnsi="Helvetica" w:cs="Helvetica"/>
          <w:color w:val="333333"/>
          <w:sz w:val="21"/>
          <w:szCs w:val="21"/>
        </w:rPr>
        <w:t> discusses tracking and controlling dependencies in detail.</w:t>
      </w:r>
    </w:p>
    <w:p w:rsidR="002A48A5" w:rsidRPr="002A48A5" w:rsidRDefault="002A48A5" w:rsidP="002A48A5">
      <w:pPr>
        <w:shd w:val="clear" w:color="auto" w:fill="FFFFFF"/>
        <w:spacing w:before="450" w:after="225" w:line="240" w:lineRule="auto"/>
        <w:ind w:left="360"/>
        <w:rPr>
          <w:rFonts w:ascii="Helvetica" w:eastAsia="Times New Roman" w:hAnsi="Helvetica" w:cs="Helvetica"/>
          <w:color w:val="333333"/>
          <w:sz w:val="21"/>
          <w:szCs w:val="21"/>
        </w:rPr>
      </w:pPr>
      <w:r w:rsidRPr="002A48A5">
        <w:rPr>
          <w:rFonts w:ascii="Helvetica" w:eastAsia="Times New Roman" w:hAnsi="Helvetica" w:cs="Helvetica"/>
          <w:color w:val="333333"/>
          <w:sz w:val="21"/>
          <w:szCs w:val="21"/>
        </w:rPr>
        <w:t xml:space="preserve">Good luck with your </w:t>
      </w:r>
      <w:proofErr w:type="spellStart"/>
      <w:r w:rsidRPr="002A48A5">
        <w:rPr>
          <w:rFonts w:ascii="Helvetica" w:eastAsia="Times New Roman" w:hAnsi="Helvetica" w:cs="Helvetica"/>
          <w:color w:val="333333"/>
          <w:sz w:val="21"/>
          <w:szCs w:val="21"/>
        </w:rPr>
        <w:t>microservices</w:t>
      </w:r>
      <w:proofErr w:type="spellEnd"/>
      <w:r w:rsidRPr="002A48A5">
        <w:rPr>
          <w:rFonts w:ascii="Helvetica" w:eastAsia="Times New Roman" w:hAnsi="Helvetica" w:cs="Helvetica"/>
          <w:color w:val="333333"/>
          <w:sz w:val="21"/>
          <w:szCs w:val="21"/>
        </w:rPr>
        <w:t xml:space="preserve"> journey!</w:t>
      </w:r>
    </w:p>
    <w:p w:rsidR="002A48A5" w:rsidRPr="002A48A5" w:rsidRDefault="002A48A5" w:rsidP="002A48A5">
      <w:pPr>
        <w:shd w:val="clear" w:color="auto" w:fill="FFFFFF"/>
        <w:spacing w:after="150" w:line="240" w:lineRule="auto"/>
        <w:ind w:left="420"/>
        <w:rPr>
          <w:rFonts w:ascii="inherit" w:eastAsia="Times New Roman" w:hAnsi="inherit" w:cs="Helvetica"/>
          <w:spacing w:val="-2"/>
          <w:sz w:val="24"/>
          <w:szCs w:val="24"/>
        </w:rPr>
      </w:pPr>
    </w:p>
    <w:p w:rsidR="002A48A5" w:rsidRDefault="002A48A5" w:rsidP="002A48A5">
      <w:pPr>
        <w:numPr>
          <w:ilvl w:val="0"/>
          <w:numId w:val="2"/>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Difference between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and SOA</w:t>
      </w:r>
    </w:p>
    <w:p w:rsidR="002A48A5" w:rsidRPr="002A48A5" w:rsidRDefault="002A48A5" w:rsidP="002A48A5">
      <w:pPr>
        <w:shd w:val="clear" w:color="auto" w:fill="FFFFFF"/>
        <w:spacing w:after="150" w:line="240" w:lineRule="auto"/>
        <w:ind w:left="420"/>
        <w:rPr>
          <w:rFonts w:ascii="inherit" w:eastAsia="Times New Roman" w:hAnsi="inherit" w:cs="Helvetica"/>
          <w:spacing w:val="-2"/>
          <w:sz w:val="24"/>
          <w:szCs w:val="24"/>
        </w:rPr>
      </w:pPr>
      <w:r>
        <w:rPr>
          <w:rFonts w:ascii="inherit" w:eastAsia="Times New Roman" w:hAnsi="inherit" w:cs="Helvetica"/>
          <w:noProof/>
          <w:spacing w:val="-2"/>
          <w:sz w:val="24"/>
          <w:szCs w:val="24"/>
        </w:rPr>
        <w:lastRenderedPageBreak/>
        <w:drawing>
          <wp:inline distT="0" distB="0" distL="0" distR="0">
            <wp:extent cx="4391025" cy="42862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391025" cy="4286250"/>
                    </a:xfrm>
                    <a:prstGeom prst="rect">
                      <a:avLst/>
                    </a:prstGeom>
                    <a:noFill/>
                    <a:ln w="9525">
                      <a:noFill/>
                      <a:miter lim="800000"/>
                      <a:headEnd/>
                      <a:tailEnd/>
                    </a:ln>
                  </pic:spPr>
                </pic:pic>
              </a:graphicData>
            </a:graphic>
          </wp:inline>
        </w:drawing>
      </w:r>
    </w:p>
    <w:p w:rsidR="002A48A5" w:rsidRPr="002A48A5" w:rsidRDefault="002A48A5" w:rsidP="002A48A5">
      <w:pPr>
        <w:shd w:val="clear" w:color="auto" w:fill="FFFFFF"/>
        <w:spacing w:before="240" w:after="120" w:line="240" w:lineRule="auto"/>
        <w:outlineLvl w:val="1"/>
        <w:rPr>
          <w:rFonts w:ascii="Arial" w:eastAsia="Times New Roman" w:hAnsi="Arial" w:cs="Arial"/>
          <w:color w:val="BA3925"/>
          <w:spacing w:val="-2"/>
          <w:sz w:val="41"/>
          <w:szCs w:val="41"/>
        </w:rPr>
      </w:pPr>
      <w:proofErr w:type="gramStart"/>
      <w:r w:rsidRPr="002A48A5">
        <w:rPr>
          <w:rFonts w:ascii="Arial" w:eastAsia="Times New Roman" w:hAnsi="Arial" w:cs="Arial"/>
          <w:color w:val="BA3925"/>
          <w:spacing w:val="-2"/>
          <w:sz w:val="41"/>
          <w:szCs w:val="41"/>
        </w:rPr>
        <w:t>PART 3.</w:t>
      </w:r>
      <w:proofErr w:type="gramEnd"/>
      <w:r w:rsidRPr="002A48A5">
        <w:rPr>
          <w:rFonts w:ascii="Arial" w:eastAsia="Times New Roman" w:hAnsi="Arial" w:cs="Arial"/>
          <w:color w:val="BA3925"/>
          <w:spacing w:val="-2"/>
          <w:sz w:val="41"/>
          <w:szCs w:val="41"/>
        </w:rPr>
        <w:t xml:space="preserve"> </w:t>
      </w:r>
      <w:proofErr w:type="spellStart"/>
      <w:r w:rsidRPr="002A48A5">
        <w:rPr>
          <w:rFonts w:ascii="Arial" w:eastAsia="Times New Roman" w:hAnsi="Arial" w:cs="Arial"/>
          <w:color w:val="BA3925"/>
          <w:spacing w:val="-2"/>
          <w:sz w:val="41"/>
          <w:szCs w:val="41"/>
        </w:rPr>
        <w:t>Microservices</w:t>
      </w:r>
      <w:proofErr w:type="spellEnd"/>
      <w:r w:rsidRPr="002A48A5">
        <w:rPr>
          <w:rFonts w:ascii="Arial" w:eastAsia="Times New Roman" w:hAnsi="Arial" w:cs="Arial"/>
          <w:color w:val="BA3925"/>
          <w:spacing w:val="-2"/>
          <w:sz w:val="41"/>
          <w:szCs w:val="41"/>
        </w:rPr>
        <w:t xml:space="preserve"> Interview </w:t>
      </w:r>
      <w:proofErr w:type="gramStart"/>
      <w:r w:rsidRPr="002A48A5">
        <w:rPr>
          <w:rFonts w:ascii="Arial" w:eastAsia="Times New Roman" w:hAnsi="Arial" w:cs="Arial"/>
          <w:color w:val="BA3925"/>
          <w:spacing w:val="-2"/>
          <w:sz w:val="41"/>
          <w:szCs w:val="41"/>
        </w:rPr>
        <w:t>Questions .</w:t>
      </w:r>
      <w:proofErr w:type="gramEnd"/>
    </w:p>
    <w:p w:rsid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will you define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w:t>
      </w:r>
    </w:p>
    <w:p w:rsidR="002A48A5" w:rsidRPr="000D1376" w:rsidRDefault="002A48A5" w:rsidP="000D1376">
      <w:pPr>
        <w:shd w:val="clear" w:color="auto" w:fill="FFFFFF"/>
        <w:spacing w:after="0" w:line="240" w:lineRule="auto"/>
        <w:ind w:left="360"/>
        <w:rPr>
          <w:rFonts w:ascii="Arial" w:eastAsia="Times New Roman" w:hAnsi="Arial" w:cs="Arial"/>
          <w:color w:val="222222"/>
          <w:sz w:val="21"/>
          <w:szCs w:val="21"/>
          <w:lang w:val="en-IN"/>
        </w:rPr>
      </w:pPr>
      <w:proofErr w:type="spellStart"/>
      <w:r w:rsidRPr="000D1376">
        <w:rPr>
          <w:rFonts w:ascii="Arial" w:eastAsia="Times New Roman" w:hAnsi="Arial" w:cs="Arial"/>
          <w:b/>
          <w:bCs/>
          <w:color w:val="222222"/>
          <w:sz w:val="24"/>
          <w:szCs w:val="24"/>
          <w:lang w:val="en-IN"/>
        </w:rPr>
        <w:t>Microservices</w:t>
      </w:r>
      <w:proofErr w:type="spellEnd"/>
      <w:r w:rsidRPr="000D1376">
        <w:rPr>
          <w:rFonts w:ascii="Arial" w:eastAsia="Times New Roman" w:hAnsi="Arial" w:cs="Arial"/>
          <w:color w:val="222222"/>
          <w:sz w:val="24"/>
          <w:szCs w:val="24"/>
          <w:lang w:val="en-IN"/>
        </w:rPr>
        <w:t> - also known as the </w:t>
      </w:r>
      <w:proofErr w:type="spellStart"/>
      <w:r w:rsidRPr="000D1376">
        <w:rPr>
          <w:rFonts w:ascii="Arial" w:eastAsia="Times New Roman" w:hAnsi="Arial" w:cs="Arial"/>
          <w:b/>
          <w:bCs/>
          <w:color w:val="222222"/>
          <w:sz w:val="24"/>
          <w:szCs w:val="24"/>
          <w:lang w:val="en-IN"/>
        </w:rPr>
        <w:t>microservice</w:t>
      </w:r>
      <w:proofErr w:type="spellEnd"/>
      <w:r w:rsidRPr="000D1376">
        <w:rPr>
          <w:rFonts w:ascii="Arial" w:eastAsia="Times New Roman" w:hAnsi="Arial" w:cs="Arial"/>
          <w:b/>
          <w:bCs/>
          <w:color w:val="222222"/>
          <w:sz w:val="24"/>
          <w:szCs w:val="24"/>
          <w:lang w:val="en-IN"/>
        </w:rPr>
        <w:t xml:space="preserve"> architecture</w:t>
      </w:r>
      <w:r w:rsidRPr="000D1376">
        <w:rPr>
          <w:rFonts w:ascii="Arial" w:eastAsia="Times New Roman" w:hAnsi="Arial" w:cs="Arial"/>
          <w:color w:val="222222"/>
          <w:sz w:val="24"/>
          <w:szCs w:val="24"/>
          <w:lang w:val="en-IN"/>
        </w:rPr>
        <w:t> - is an </w:t>
      </w:r>
      <w:r w:rsidRPr="000D1376">
        <w:rPr>
          <w:rFonts w:ascii="Arial" w:eastAsia="Times New Roman" w:hAnsi="Arial" w:cs="Arial"/>
          <w:b/>
          <w:bCs/>
          <w:color w:val="222222"/>
          <w:sz w:val="24"/>
          <w:szCs w:val="24"/>
          <w:lang w:val="en-IN"/>
        </w:rPr>
        <w:t>architectural</w:t>
      </w:r>
      <w:r w:rsidRPr="000D1376">
        <w:rPr>
          <w:rFonts w:ascii="Arial" w:eastAsia="Times New Roman" w:hAnsi="Arial" w:cs="Arial"/>
          <w:color w:val="222222"/>
          <w:sz w:val="24"/>
          <w:szCs w:val="24"/>
          <w:lang w:val="en-IN"/>
        </w:rPr>
        <w:t> style that structures an application as a collection of services that </w:t>
      </w:r>
      <w:r w:rsidRPr="000D1376">
        <w:rPr>
          <w:rFonts w:ascii="Arial" w:eastAsia="Times New Roman" w:hAnsi="Arial" w:cs="Arial"/>
          <w:b/>
          <w:bCs/>
          <w:color w:val="222222"/>
          <w:sz w:val="24"/>
          <w:szCs w:val="24"/>
          <w:lang w:val="en-IN"/>
        </w:rPr>
        <w:t>are</w:t>
      </w:r>
      <w:r w:rsidRPr="000D1376">
        <w:rPr>
          <w:rFonts w:ascii="Arial" w:eastAsia="Times New Roman" w:hAnsi="Arial" w:cs="Arial"/>
          <w:color w:val="222222"/>
          <w:sz w:val="24"/>
          <w:szCs w:val="24"/>
          <w:lang w:val="en-IN"/>
        </w:rPr>
        <w:t xml:space="preserve">. </w:t>
      </w:r>
      <w:proofErr w:type="gramStart"/>
      <w:r w:rsidRPr="000D1376">
        <w:rPr>
          <w:rFonts w:ascii="Arial" w:eastAsia="Times New Roman" w:hAnsi="Arial" w:cs="Arial"/>
          <w:color w:val="222222"/>
          <w:sz w:val="24"/>
          <w:szCs w:val="24"/>
          <w:lang w:val="en-IN"/>
        </w:rPr>
        <w:t>Highly maintainable and testable.</w:t>
      </w:r>
      <w:proofErr w:type="gramEnd"/>
      <w:r w:rsidRPr="000D1376">
        <w:rPr>
          <w:rFonts w:ascii="Arial" w:eastAsia="Times New Roman" w:hAnsi="Arial" w:cs="Arial"/>
          <w:color w:val="222222"/>
          <w:sz w:val="24"/>
          <w:szCs w:val="24"/>
          <w:lang w:val="en-IN"/>
        </w:rPr>
        <w:t xml:space="preserve"> </w:t>
      </w:r>
      <w:proofErr w:type="gramStart"/>
      <w:r w:rsidRPr="000D1376">
        <w:rPr>
          <w:rFonts w:ascii="Arial" w:eastAsia="Times New Roman" w:hAnsi="Arial" w:cs="Arial"/>
          <w:color w:val="222222"/>
          <w:sz w:val="24"/>
          <w:szCs w:val="24"/>
          <w:lang w:val="en-IN"/>
        </w:rPr>
        <w:t>Loosely coupled.</w:t>
      </w:r>
      <w:proofErr w:type="gramEnd"/>
      <w:r w:rsidRPr="000D1376">
        <w:rPr>
          <w:rFonts w:ascii="Arial" w:eastAsia="Times New Roman" w:hAnsi="Arial" w:cs="Arial"/>
          <w:color w:val="222222"/>
          <w:sz w:val="24"/>
          <w:szCs w:val="24"/>
          <w:lang w:val="en-IN"/>
        </w:rPr>
        <w:t xml:space="preserve"> </w:t>
      </w:r>
      <w:proofErr w:type="gramStart"/>
      <w:r w:rsidRPr="000D1376">
        <w:rPr>
          <w:rFonts w:ascii="Arial" w:eastAsia="Times New Roman" w:hAnsi="Arial" w:cs="Arial"/>
          <w:color w:val="222222"/>
          <w:sz w:val="24"/>
          <w:szCs w:val="24"/>
          <w:lang w:val="en-IN"/>
        </w:rPr>
        <w:t>Independently deployable.</w:t>
      </w:r>
      <w:proofErr w:type="gramEnd"/>
      <w:r w:rsidRPr="000D1376">
        <w:rPr>
          <w:rFonts w:ascii="Arial" w:eastAsia="Times New Roman" w:hAnsi="Arial" w:cs="Arial"/>
          <w:color w:val="222222"/>
          <w:sz w:val="24"/>
          <w:szCs w:val="24"/>
          <w:lang w:val="en-IN"/>
        </w:rPr>
        <w:t xml:space="preserve"> </w:t>
      </w:r>
      <w:proofErr w:type="gramStart"/>
      <w:r w:rsidRPr="000D1376">
        <w:rPr>
          <w:rFonts w:ascii="Arial" w:eastAsia="Times New Roman" w:hAnsi="Arial" w:cs="Arial"/>
          <w:color w:val="222222"/>
          <w:sz w:val="24"/>
          <w:szCs w:val="24"/>
          <w:lang w:val="en-IN"/>
        </w:rPr>
        <w:t>Organized around business capabilities.</w:t>
      </w:r>
      <w:proofErr w:type="gramEnd"/>
    </w:p>
    <w:p w:rsidR="002A48A5" w:rsidRDefault="002A48A5" w:rsidP="002A48A5">
      <w:pPr>
        <w:shd w:val="clear" w:color="auto" w:fill="FFFFFF"/>
        <w:spacing w:after="150" w:line="240" w:lineRule="auto"/>
        <w:ind w:left="420"/>
        <w:rPr>
          <w:rFonts w:ascii="inherit" w:eastAsia="Times New Roman" w:hAnsi="inherit" w:cs="Helvetica"/>
          <w:spacing w:val="-2"/>
          <w:sz w:val="24"/>
          <w:szCs w:val="24"/>
        </w:rPr>
      </w:pPr>
    </w:p>
    <w:p w:rsidR="000D1376" w:rsidRPr="002A48A5" w:rsidRDefault="000D1376" w:rsidP="002A48A5">
      <w:pPr>
        <w:shd w:val="clear" w:color="auto" w:fill="FFFFFF"/>
        <w:spacing w:after="150" w:line="240" w:lineRule="auto"/>
        <w:ind w:left="420"/>
        <w:rPr>
          <w:rFonts w:ascii="inherit" w:eastAsia="Times New Roman" w:hAnsi="inherit" w:cs="Helvetica"/>
          <w:spacing w:val="-2"/>
          <w:sz w:val="24"/>
          <w:szCs w:val="24"/>
        </w:rPr>
      </w:pPr>
      <w:r>
        <w:rPr>
          <w:rFonts w:ascii="inherit" w:eastAsia="Times New Roman" w:hAnsi="inherit" w:cs="Helvetica"/>
          <w:noProof/>
          <w:spacing w:val="-2"/>
          <w:sz w:val="24"/>
          <w:szCs w:val="24"/>
        </w:rPr>
        <w:lastRenderedPageBreak/>
        <w:drawing>
          <wp:inline distT="0" distB="0" distL="0" distR="0">
            <wp:extent cx="5686425" cy="37433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686425" cy="3743325"/>
                    </a:xfrm>
                    <a:prstGeom prst="rect">
                      <a:avLst/>
                    </a:prstGeom>
                    <a:noFill/>
                    <a:ln w="9525">
                      <a:noFill/>
                      <a:miter lim="800000"/>
                      <a:headEnd/>
                      <a:tailEnd/>
                    </a:ln>
                  </pic:spPr>
                </pic:pic>
              </a:graphicData>
            </a:graphic>
          </wp:inline>
        </w:drawing>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Domain Driven Design?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Bounded Context?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polyglot persistence? Can this idea be used in monolithic applications as well?</w:t>
      </w:r>
    </w:p>
    <w:p w:rsid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Why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are better than Monoliths?</w:t>
      </w:r>
    </w:p>
    <w:p w:rsidR="000D1376" w:rsidRDefault="000D1376" w:rsidP="000D1376">
      <w:pPr>
        <w:pStyle w:val="Heading2"/>
        <w:shd w:val="clear" w:color="auto" w:fill="FFFFFF"/>
        <w:spacing w:before="450" w:beforeAutospacing="0" w:after="300" w:afterAutospacing="0"/>
        <w:rPr>
          <w:rFonts w:ascii="Arial" w:hAnsi="Arial" w:cs="Arial"/>
          <w:caps/>
          <w:color w:val="050505"/>
          <w:spacing w:val="27"/>
          <w:sz w:val="42"/>
          <w:szCs w:val="42"/>
        </w:rPr>
      </w:pPr>
      <w:r>
        <w:rPr>
          <w:rFonts w:ascii="Arial" w:hAnsi="Arial" w:cs="Arial"/>
          <w:caps/>
          <w:color w:val="050505"/>
          <w:spacing w:val="27"/>
          <w:sz w:val="42"/>
          <w:szCs w:val="42"/>
        </w:rPr>
        <w:t>MONOLITHIC ARCHITECTURE</w:t>
      </w:r>
    </w:p>
    <w:p w:rsidR="000D1376" w:rsidRDefault="000D1376" w:rsidP="000D1376">
      <w:pPr>
        <w:pStyle w:val="NormalWeb"/>
        <w:shd w:val="clear" w:color="auto" w:fill="FFFFFF"/>
        <w:spacing w:before="0" w:beforeAutospacing="0" w:after="450" w:afterAutospacing="0"/>
        <w:rPr>
          <w:rFonts w:ascii="Arial" w:hAnsi="Arial" w:cs="Arial"/>
          <w:color w:val="050505"/>
        </w:rPr>
      </w:pPr>
      <w:r>
        <w:rPr>
          <w:rStyle w:val="Strong"/>
          <w:rFonts w:ascii="Arial" w:hAnsi="Arial" w:cs="Arial"/>
          <w:color w:val="050505"/>
        </w:rPr>
        <w:t>The monolithic architecture</w:t>
      </w:r>
      <w:r>
        <w:rPr>
          <w:rFonts w:ascii="Arial" w:hAnsi="Arial" w:cs="Arial"/>
          <w:color w:val="050505"/>
        </w:rPr>
        <w:t> is considered to be a traditional way of building applications. A monolithic application is built as a single and indivisible unit. Usually, such a solution comprises a client-side user interface, a server side-application, and a database. It is unified and all the functions are managed and served in one place.</w:t>
      </w:r>
    </w:p>
    <w:p w:rsidR="000D1376" w:rsidRDefault="000D1376" w:rsidP="000D1376">
      <w:pPr>
        <w:pStyle w:val="NormalWeb"/>
        <w:shd w:val="clear" w:color="auto" w:fill="FFFFFF"/>
        <w:spacing w:before="0" w:beforeAutospacing="0" w:after="450" w:afterAutospacing="0"/>
        <w:rPr>
          <w:rFonts w:ascii="Arial" w:hAnsi="Arial" w:cs="Arial"/>
          <w:color w:val="050505"/>
        </w:rPr>
      </w:pPr>
      <w:r>
        <w:rPr>
          <w:rFonts w:ascii="Arial" w:hAnsi="Arial" w:cs="Arial"/>
          <w:color w:val="050505"/>
        </w:rPr>
        <w:t>Normally, monolithic applications have one large code base and lack modularity. If developers want to update or change something, they access the same code base. So, they make changes in the whole stack at once.</w:t>
      </w:r>
    </w:p>
    <w:p w:rsidR="000D1376" w:rsidRDefault="000D1376" w:rsidP="000D1376">
      <w:pPr>
        <w:pStyle w:val="NormalWeb"/>
        <w:shd w:val="clear" w:color="auto" w:fill="FFFFFF"/>
        <w:spacing w:before="0" w:beforeAutospacing="0" w:after="450" w:afterAutospacing="0"/>
        <w:rPr>
          <w:rFonts w:ascii="Arial" w:hAnsi="Arial" w:cs="Arial"/>
          <w:color w:val="050505"/>
        </w:rPr>
      </w:pPr>
      <w:r>
        <w:rPr>
          <w:rFonts w:ascii="Arial" w:hAnsi="Arial" w:cs="Arial"/>
          <w:noProof/>
          <w:color w:val="F58220"/>
        </w:rPr>
        <w:lastRenderedPageBreak/>
        <w:drawing>
          <wp:inline distT="0" distB="0" distL="0" distR="0">
            <wp:extent cx="7143750" cy="4705350"/>
            <wp:effectExtent l="19050" t="0" r="0" b="0"/>
            <wp:docPr id="25" name="Picture 25" descr="monolithic architectur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nolithic architecture">
                      <a:hlinkClick r:id="rId21"/>
                    </pic:cNvPr>
                    <pic:cNvPicPr>
                      <a:picLocks noChangeAspect="1" noChangeArrowheads="1"/>
                    </pic:cNvPicPr>
                  </pic:nvPicPr>
                  <pic:blipFill>
                    <a:blip r:embed="rId22"/>
                    <a:srcRect/>
                    <a:stretch>
                      <a:fillRect/>
                    </a:stretch>
                  </pic:blipFill>
                  <pic:spPr bwMode="auto">
                    <a:xfrm>
                      <a:off x="0" y="0"/>
                      <a:ext cx="7143750" cy="4705350"/>
                    </a:xfrm>
                    <a:prstGeom prst="rect">
                      <a:avLst/>
                    </a:prstGeom>
                    <a:noFill/>
                    <a:ln w="9525">
                      <a:noFill/>
                      <a:miter lim="800000"/>
                      <a:headEnd/>
                      <a:tailEnd/>
                    </a:ln>
                  </pic:spPr>
                </pic:pic>
              </a:graphicData>
            </a:graphic>
          </wp:inline>
        </w:drawing>
      </w:r>
    </w:p>
    <w:p w:rsidR="000D1376" w:rsidRDefault="000D1376" w:rsidP="000D1376">
      <w:pPr>
        <w:pStyle w:val="Heading3"/>
        <w:shd w:val="clear" w:color="auto" w:fill="FFFFFF"/>
        <w:spacing w:before="450" w:after="300"/>
        <w:rPr>
          <w:rFonts w:ascii="Arial" w:hAnsi="Arial" w:cs="Arial"/>
          <w:color w:val="050505"/>
          <w:sz w:val="36"/>
          <w:szCs w:val="36"/>
        </w:rPr>
      </w:pPr>
      <w:r>
        <w:rPr>
          <w:rFonts w:ascii="Arial" w:hAnsi="Arial" w:cs="Arial"/>
          <w:color w:val="050505"/>
          <w:sz w:val="36"/>
          <w:szCs w:val="36"/>
        </w:rPr>
        <w:t>Strengths of the Monolithic Architecture</w:t>
      </w:r>
    </w:p>
    <w:p w:rsidR="000D1376" w:rsidRDefault="000D1376" w:rsidP="000D1376">
      <w:pPr>
        <w:numPr>
          <w:ilvl w:val="0"/>
          <w:numId w:val="9"/>
        </w:numPr>
        <w:shd w:val="clear" w:color="auto" w:fill="FFFFFF"/>
        <w:spacing w:before="100" w:beforeAutospacing="1" w:after="100" w:afterAutospacing="1" w:line="240" w:lineRule="auto"/>
        <w:rPr>
          <w:rFonts w:ascii="Arial" w:hAnsi="Arial" w:cs="Arial"/>
          <w:color w:val="050505"/>
          <w:sz w:val="24"/>
          <w:szCs w:val="24"/>
        </w:rPr>
      </w:pPr>
      <w:r>
        <w:rPr>
          <w:rStyle w:val="Strong"/>
          <w:rFonts w:ascii="Arial" w:hAnsi="Arial" w:cs="Arial"/>
          <w:color w:val="050505"/>
        </w:rPr>
        <w:t>Less cross-cutting concerns.</w:t>
      </w:r>
      <w:r>
        <w:rPr>
          <w:rFonts w:ascii="Arial" w:hAnsi="Arial" w:cs="Arial"/>
          <w:color w:val="050505"/>
        </w:rPr>
        <w:t> Cross-cutting concerns are the concerns that affect the whole application such as logging, handling, caching, and performance monitoring. In a monolithic application, this area of functionality concerns only one application so it is easier to handle it.</w:t>
      </w:r>
    </w:p>
    <w:p w:rsidR="000D1376" w:rsidRDefault="000D1376" w:rsidP="000D1376">
      <w:pPr>
        <w:numPr>
          <w:ilvl w:val="0"/>
          <w:numId w:val="9"/>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Easier debugging and testing. </w:t>
      </w:r>
      <w:r>
        <w:rPr>
          <w:rFonts w:ascii="Arial" w:hAnsi="Arial" w:cs="Arial"/>
          <w:color w:val="050505"/>
        </w:rPr>
        <w:t xml:space="preserve">In contrast to the </w:t>
      </w:r>
      <w:proofErr w:type="spellStart"/>
      <w:r>
        <w:rPr>
          <w:rFonts w:ascii="Arial" w:hAnsi="Arial" w:cs="Arial"/>
          <w:color w:val="050505"/>
        </w:rPr>
        <w:t>microservices</w:t>
      </w:r>
      <w:proofErr w:type="spellEnd"/>
      <w:r>
        <w:rPr>
          <w:rFonts w:ascii="Arial" w:hAnsi="Arial" w:cs="Arial"/>
          <w:color w:val="050505"/>
        </w:rPr>
        <w:t xml:space="preserve"> architecture, monolithic applications are much easier to debug and test. Since a monolithic app is a single indivisible unit, you can run end-to-end testing much faster.</w:t>
      </w:r>
    </w:p>
    <w:p w:rsidR="000D1376" w:rsidRDefault="000D1376" w:rsidP="000D1376">
      <w:pPr>
        <w:numPr>
          <w:ilvl w:val="0"/>
          <w:numId w:val="9"/>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Simple to deploy. Another advantage associated with the simplicity of monolithic apps is easier deployment. When it comes to monolithic applications, you do not have to handle many deployments – just one file or directory.</w:t>
      </w:r>
    </w:p>
    <w:p w:rsidR="000D1376" w:rsidRDefault="000D1376" w:rsidP="000D1376">
      <w:pPr>
        <w:numPr>
          <w:ilvl w:val="0"/>
          <w:numId w:val="9"/>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Simple to develop. As long as the monolithic approach is a standard way of building applications, any engineering team has the right knowledge and capabilities to develop a monolithic application.</w:t>
      </w:r>
    </w:p>
    <w:p w:rsidR="000D1376" w:rsidRDefault="000D1376" w:rsidP="000D1376">
      <w:pPr>
        <w:pStyle w:val="Heading3"/>
        <w:shd w:val="clear" w:color="auto" w:fill="FFFFFF"/>
        <w:spacing w:before="450" w:after="300"/>
        <w:rPr>
          <w:rFonts w:ascii="Arial" w:hAnsi="Arial" w:cs="Arial"/>
          <w:color w:val="050505"/>
          <w:sz w:val="36"/>
          <w:szCs w:val="36"/>
        </w:rPr>
      </w:pPr>
      <w:r>
        <w:rPr>
          <w:rFonts w:ascii="Arial" w:hAnsi="Arial" w:cs="Arial"/>
          <w:color w:val="050505"/>
          <w:sz w:val="36"/>
          <w:szCs w:val="36"/>
        </w:rPr>
        <w:lastRenderedPageBreak/>
        <w:t>Weaknesses of the Monolithic Architecture</w:t>
      </w:r>
    </w:p>
    <w:p w:rsidR="000D1376" w:rsidRDefault="000D1376" w:rsidP="000D1376">
      <w:pPr>
        <w:numPr>
          <w:ilvl w:val="0"/>
          <w:numId w:val="10"/>
        </w:numPr>
        <w:shd w:val="clear" w:color="auto" w:fill="FFFFFF"/>
        <w:spacing w:before="100" w:beforeAutospacing="1" w:after="100" w:afterAutospacing="1" w:line="240" w:lineRule="auto"/>
        <w:rPr>
          <w:rFonts w:ascii="Arial" w:hAnsi="Arial" w:cs="Arial"/>
          <w:color w:val="050505"/>
          <w:sz w:val="24"/>
          <w:szCs w:val="24"/>
        </w:rPr>
      </w:pPr>
      <w:r>
        <w:rPr>
          <w:rStyle w:val="Strong"/>
          <w:rFonts w:ascii="Arial" w:hAnsi="Arial" w:cs="Arial"/>
          <w:color w:val="050505"/>
        </w:rPr>
        <w:t>Understanding. When a monolithic application scales up, it becomes too complicated to understand. Also, a complex system of code within one application is hard to manage.</w:t>
      </w:r>
    </w:p>
    <w:p w:rsidR="000D1376" w:rsidRDefault="000D1376" w:rsidP="000D1376">
      <w:pPr>
        <w:numPr>
          <w:ilvl w:val="0"/>
          <w:numId w:val="10"/>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Making changes. It is harder to implement changes in such a large and complex application with highly tight coupling. Any code change affects the whole system so it has to be thoroughly coordinated. This makes the overall development process much longer.</w:t>
      </w:r>
    </w:p>
    <w:p w:rsidR="000D1376" w:rsidRDefault="000D1376" w:rsidP="000D1376">
      <w:pPr>
        <w:numPr>
          <w:ilvl w:val="0"/>
          <w:numId w:val="10"/>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Scalability.</w:t>
      </w:r>
      <w:r>
        <w:rPr>
          <w:rFonts w:ascii="Arial" w:hAnsi="Arial" w:cs="Arial"/>
          <w:color w:val="050505"/>
        </w:rPr>
        <w:t> You cannot scale components independently, only the whole application.</w:t>
      </w:r>
    </w:p>
    <w:p w:rsidR="000D1376" w:rsidRDefault="000D1376" w:rsidP="000D1376">
      <w:pPr>
        <w:numPr>
          <w:ilvl w:val="0"/>
          <w:numId w:val="10"/>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New technology barriers.</w:t>
      </w:r>
      <w:r>
        <w:rPr>
          <w:rFonts w:ascii="Arial" w:hAnsi="Arial" w:cs="Arial"/>
          <w:color w:val="050505"/>
        </w:rPr>
        <w:t> It is extremely problematic to apply a new technology in a monolithic application because then the entire application has to be rewritten.</w:t>
      </w:r>
    </w:p>
    <w:p w:rsidR="000D1376" w:rsidRDefault="000D1376" w:rsidP="000D1376">
      <w:pPr>
        <w:pStyle w:val="Heading2"/>
        <w:shd w:val="clear" w:color="auto" w:fill="FFFFFF"/>
        <w:spacing w:before="450" w:beforeAutospacing="0" w:after="300" w:afterAutospacing="0"/>
        <w:rPr>
          <w:rFonts w:ascii="Arial" w:hAnsi="Arial" w:cs="Arial"/>
          <w:caps/>
          <w:color w:val="050505"/>
          <w:spacing w:val="27"/>
          <w:sz w:val="42"/>
          <w:szCs w:val="42"/>
        </w:rPr>
      </w:pPr>
      <w:r>
        <w:rPr>
          <w:rFonts w:ascii="Arial" w:hAnsi="Arial" w:cs="Arial"/>
          <w:caps/>
          <w:color w:val="050505"/>
          <w:spacing w:val="27"/>
          <w:sz w:val="42"/>
          <w:szCs w:val="42"/>
        </w:rPr>
        <w:t>MICROSERVICES ARCHITECTURE</w:t>
      </w:r>
    </w:p>
    <w:p w:rsidR="000D1376" w:rsidRDefault="000D1376" w:rsidP="000D1376">
      <w:pPr>
        <w:pStyle w:val="NormalWeb"/>
        <w:shd w:val="clear" w:color="auto" w:fill="FFFFFF"/>
        <w:spacing w:before="0" w:beforeAutospacing="0" w:after="450" w:afterAutospacing="0"/>
        <w:rPr>
          <w:rFonts w:ascii="Arial" w:hAnsi="Arial" w:cs="Arial"/>
          <w:color w:val="050505"/>
        </w:rPr>
      </w:pPr>
      <w:r>
        <w:rPr>
          <w:rFonts w:ascii="Arial" w:hAnsi="Arial" w:cs="Arial"/>
          <w:color w:val="050505"/>
        </w:rPr>
        <w:t xml:space="preserve">While a monolithic application is a single unified unit, </w:t>
      </w:r>
      <w:proofErr w:type="gramStart"/>
      <w:r>
        <w:rPr>
          <w:rFonts w:ascii="Arial" w:hAnsi="Arial" w:cs="Arial"/>
          <w:color w:val="050505"/>
        </w:rPr>
        <w:t>a </w:t>
      </w:r>
      <w:proofErr w:type="spellStart"/>
      <w:r>
        <w:rPr>
          <w:rStyle w:val="Strong"/>
          <w:rFonts w:ascii="Arial" w:hAnsi="Arial" w:cs="Arial"/>
          <w:color w:val="050505"/>
        </w:rPr>
        <w:t>microservices</w:t>
      </w:r>
      <w:proofErr w:type="spellEnd"/>
      <w:proofErr w:type="gramEnd"/>
      <w:r>
        <w:rPr>
          <w:rStyle w:val="Strong"/>
          <w:rFonts w:ascii="Arial" w:hAnsi="Arial" w:cs="Arial"/>
          <w:color w:val="050505"/>
        </w:rPr>
        <w:t xml:space="preserve"> architecture</w:t>
      </w:r>
      <w:r>
        <w:rPr>
          <w:rFonts w:ascii="Arial" w:hAnsi="Arial" w:cs="Arial"/>
          <w:color w:val="050505"/>
        </w:rPr>
        <w:t> breaks it down into a collection of smaller independent units. These units carry out every application process as a separate service. So all the services have their own logic and the database as well as perform the specific functions.</w:t>
      </w:r>
    </w:p>
    <w:p w:rsidR="000D1376" w:rsidRDefault="000D1376" w:rsidP="000D1376">
      <w:pPr>
        <w:pStyle w:val="NormalWeb"/>
        <w:shd w:val="clear" w:color="auto" w:fill="F7F9FA"/>
        <w:spacing w:before="0" w:beforeAutospacing="0" w:after="0" w:afterAutospacing="0"/>
        <w:rPr>
          <w:rFonts w:ascii="Arial" w:hAnsi="Arial" w:cs="Arial"/>
          <w:color w:val="050505"/>
        </w:rPr>
      </w:pPr>
      <w:r>
        <w:rPr>
          <w:rStyle w:val="Emphasis"/>
          <w:rFonts w:ascii="Arial" w:eastAsiaTheme="majorEastAsia" w:hAnsi="Arial" w:cs="Arial"/>
          <w:color w:val="050505"/>
        </w:rPr>
        <w:t xml:space="preserve">In short, the </w:t>
      </w:r>
      <w:proofErr w:type="spellStart"/>
      <w:r>
        <w:rPr>
          <w:rStyle w:val="Emphasis"/>
          <w:rFonts w:ascii="Arial" w:eastAsiaTheme="majorEastAsia" w:hAnsi="Arial" w:cs="Arial"/>
          <w:color w:val="050505"/>
        </w:rPr>
        <w:t>microservice</w:t>
      </w:r>
      <w:proofErr w:type="spellEnd"/>
      <w:r>
        <w:rPr>
          <w:rStyle w:val="Emphasis"/>
          <w:rFonts w:ascii="Arial" w:eastAsiaTheme="majorEastAsia" w:hAnsi="Arial" w:cs="Arial"/>
          <w:color w:val="050505"/>
        </w:rPr>
        <w:t xml:space="preserve"> architectural style is an approach to developing a single application as a suite of small services, each running in its own process and communicating with lightweight mechanisms, often an HTTP resource API.</w:t>
      </w:r>
      <w:r>
        <w:rPr>
          <w:rFonts w:ascii="Arial" w:hAnsi="Arial" w:cs="Arial"/>
          <w:i/>
          <w:iCs/>
          <w:color w:val="050505"/>
        </w:rPr>
        <w:br/>
      </w:r>
      <w:r>
        <w:rPr>
          <w:rStyle w:val="Emphasis"/>
          <w:rFonts w:ascii="Arial" w:eastAsiaTheme="majorEastAsia" w:hAnsi="Arial" w:cs="Arial"/>
          <w:color w:val="050505"/>
        </w:rPr>
        <w:t>Martin Fowler</w:t>
      </w:r>
    </w:p>
    <w:p w:rsidR="000D1376" w:rsidRDefault="000D1376" w:rsidP="000D1376">
      <w:pPr>
        <w:pStyle w:val="NormalWeb"/>
        <w:shd w:val="clear" w:color="auto" w:fill="FFFFFF"/>
        <w:spacing w:before="0" w:beforeAutospacing="0" w:after="450" w:afterAutospacing="0"/>
        <w:rPr>
          <w:rFonts w:ascii="Arial" w:hAnsi="Arial" w:cs="Arial"/>
          <w:color w:val="050505"/>
        </w:rPr>
      </w:pPr>
      <w:r>
        <w:rPr>
          <w:rFonts w:ascii="Arial" w:hAnsi="Arial" w:cs="Arial"/>
          <w:color w:val="050505"/>
        </w:rPr>
        <w:t xml:space="preserve">Within </w:t>
      </w:r>
      <w:proofErr w:type="gramStart"/>
      <w:r>
        <w:rPr>
          <w:rFonts w:ascii="Arial" w:hAnsi="Arial" w:cs="Arial"/>
          <w:color w:val="050505"/>
        </w:rPr>
        <w:t xml:space="preserve">a </w:t>
      </w:r>
      <w:proofErr w:type="spellStart"/>
      <w:r>
        <w:rPr>
          <w:rFonts w:ascii="Arial" w:hAnsi="Arial" w:cs="Arial"/>
          <w:color w:val="050505"/>
        </w:rPr>
        <w:t>microservices</w:t>
      </w:r>
      <w:proofErr w:type="spellEnd"/>
      <w:proofErr w:type="gramEnd"/>
      <w:r>
        <w:rPr>
          <w:rFonts w:ascii="Arial" w:hAnsi="Arial" w:cs="Arial"/>
          <w:color w:val="050505"/>
        </w:rPr>
        <w:t xml:space="preserve"> architecture, the entire functionality is split up into independently deployable modules which communicate with each other through defined methods called APIs (Application Programming Interfaces). Each service covers its own scope and can be updated, deployed, and scaled independently.</w:t>
      </w:r>
    </w:p>
    <w:p w:rsidR="000D1376" w:rsidRDefault="000D1376" w:rsidP="000D1376">
      <w:pPr>
        <w:pStyle w:val="NormalWeb"/>
        <w:shd w:val="clear" w:color="auto" w:fill="FFFFFF"/>
        <w:spacing w:before="0" w:beforeAutospacing="0" w:after="450" w:afterAutospacing="0"/>
        <w:rPr>
          <w:rFonts w:ascii="Arial" w:hAnsi="Arial" w:cs="Arial"/>
          <w:color w:val="050505"/>
        </w:rPr>
      </w:pPr>
      <w:r>
        <w:rPr>
          <w:rFonts w:ascii="Arial" w:hAnsi="Arial" w:cs="Arial"/>
          <w:noProof/>
          <w:color w:val="F58220"/>
        </w:rPr>
        <w:lastRenderedPageBreak/>
        <w:drawing>
          <wp:inline distT="0" distB="0" distL="0" distR="0">
            <wp:extent cx="7143750" cy="4705350"/>
            <wp:effectExtent l="19050" t="0" r="0" b="0"/>
            <wp:docPr id="26" name="Picture 26" descr="microservice architectur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croservice architecture">
                      <a:hlinkClick r:id="rId23"/>
                    </pic:cNvPr>
                    <pic:cNvPicPr>
                      <a:picLocks noChangeAspect="1" noChangeArrowheads="1"/>
                    </pic:cNvPicPr>
                  </pic:nvPicPr>
                  <pic:blipFill>
                    <a:blip r:embed="rId24"/>
                    <a:srcRect/>
                    <a:stretch>
                      <a:fillRect/>
                    </a:stretch>
                  </pic:blipFill>
                  <pic:spPr bwMode="auto">
                    <a:xfrm>
                      <a:off x="0" y="0"/>
                      <a:ext cx="7143750" cy="4705350"/>
                    </a:xfrm>
                    <a:prstGeom prst="rect">
                      <a:avLst/>
                    </a:prstGeom>
                    <a:noFill/>
                    <a:ln w="9525">
                      <a:noFill/>
                      <a:miter lim="800000"/>
                      <a:headEnd/>
                      <a:tailEnd/>
                    </a:ln>
                  </pic:spPr>
                </pic:pic>
              </a:graphicData>
            </a:graphic>
          </wp:inline>
        </w:drawing>
      </w:r>
    </w:p>
    <w:p w:rsidR="000D1376" w:rsidRDefault="000D1376" w:rsidP="000D1376">
      <w:pPr>
        <w:pStyle w:val="Heading3"/>
        <w:shd w:val="clear" w:color="auto" w:fill="FFFFFF"/>
        <w:spacing w:before="450" w:after="300"/>
        <w:rPr>
          <w:rFonts w:ascii="Arial" w:hAnsi="Arial" w:cs="Arial"/>
          <w:color w:val="050505"/>
          <w:sz w:val="36"/>
          <w:szCs w:val="36"/>
        </w:rPr>
      </w:pPr>
      <w:r>
        <w:rPr>
          <w:rFonts w:ascii="Arial" w:hAnsi="Arial" w:cs="Arial"/>
          <w:color w:val="050505"/>
          <w:sz w:val="36"/>
          <w:szCs w:val="36"/>
        </w:rPr>
        <w:t xml:space="preserve">Strengths of the </w:t>
      </w:r>
      <w:proofErr w:type="spellStart"/>
      <w:r>
        <w:rPr>
          <w:rFonts w:ascii="Arial" w:hAnsi="Arial" w:cs="Arial"/>
          <w:color w:val="050505"/>
          <w:sz w:val="36"/>
          <w:szCs w:val="36"/>
        </w:rPr>
        <w:t>Microservice</w:t>
      </w:r>
      <w:proofErr w:type="spellEnd"/>
      <w:r>
        <w:rPr>
          <w:rFonts w:ascii="Arial" w:hAnsi="Arial" w:cs="Arial"/>
          <w:color w:val="050505"/>
          <w:sz w:val="36"/>
          <w:szCs w:val="36"/>
        </w:rPr>
        <w:t xml:space="preserve"> Architecture</w:t>
      </w:r>
    </w:p>
    <w:p w:rsidR="000D1376" w:rsidRDefault="000D1376" w:rsidP="000D1376">
      <w:pPr>
        <w:numPr>
          <w:ilvl w:val="0"/>
          <w:numId w:val="11"/>
        </w:numPr>
        <w:shd w:val="clear" w:color="auto" w:fill="FFFFFF"/>
        <w:spacing w:before="100" w:beforeAutospacing="1" w:after="100" w:afterAutospacing="1" w:line="240" w:lineRule="auto"/>
        <w:rPr>
          <w:rFonts w:ascii="Arial" w:hAnsi="Arial" w:cs="Arial"/>
          <w:color w:val="050505"/>
          <w:sz w:val="24"/>
          <w:szCs w:val="24"/>
        </w:rPr>
      </w:pPr>
      <w:r>
        <w:rPr>
          <w:rStyle w:val="Strong"/>
          <w:rFonts w:ascii="Arial" w:hAnsi="Arial" w:cs="Arial"/>
          <w:color w:val="050505"/>
        </w:rPr>
        <w:t>Independent components. </w:t>
      </w:r>
      <w:r>
        <w:rPr>
          <w:rFonts w:ascii="Arial" w:hAnsi="Arial" w:cs="Arial"/>
          <w:color w:val="050505"/>
        </w:rPr>
        <w:t xml:space="preserve">Firstly, all the services can be deployed and updated independently, which gives more flexibility. Secondly, a bug in one </w:t>
      </w:r>
      <w:proofErr w:type="spellStart"/>
      <w:r>
        <w:rPr>
          <w:rFonts w:ascii="Arial" w:hAnsi="Arial" w:cs="Arial"/>
          <w:color w:val="050505"/>
        </w:rPr>
        <w:t>microservice</w:t>
      </w:r>
      <w:proofErr w:type="spellEnd"/>
      <w:r>
        <w:rPr>
          <w:rFonts w:ascii="Arial" w:hAnsi="Arial" w:cs="Arial"/>
          <w:color w:val="050505"/>
        </w:rPr>
        <w:t xml:space="preserve"> has an impact only on a particular service and does not influence the entire application. Also, it is much easier to add new features to a </w:t>
      </w:r>
      <w:proofErr w:type="spellStart"/>
      <w:r>
        <w:rPr>
          <w:rFonts w:ascii="Arial" w:hAnsi="Arial" w:cs="Arial"/>
          <w:color w:val="050505"/>
        </w:rPr>
        <w:t>microservice</w:t>
      </w:r>
      <w:proofErr w:type="spellEnd"/>
      <w:r>
        <w:rPr>
          <w:rFonts w:ascii="Arial" w:hAnsi="Arial" w:cs="Arial"/>
          <w:color w:val="050505"/>
        </w:rPr>
        <w:t xml:space="preserve"> application than a monolithic one.</w:t>
      </w:r>
    </w:p>
    <w:p w:rsidR="000D1376" w:rsidRDefault="000D1376" w:rsidP="000D1376">
      <w:pPr>
        <w:numPr>
          <w:ilvl w:val="0"/>
          <w:numId w:val="11"/>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Easier understanding. </w:t>
      </w:r>
      <w:r>
        <w:rPr>
          <w:rFonts w:ascii="Arial" w:hAnsi="Arial" w:cs="Arial"/>
          <w:color w:val="050505"/>
        </w:rPr>
        <w:t xml:space="preserve">Split up into smaller and simpler components, a </w:t>
      </w:r>
      <w:proofErr w:type="spellStart"/>
      <w:r>
        <w:rPr>
          <w:rFonts w:ascii="Arial" w:hAnsi="Arial" w:cs="Arial"/>
          <w:color w:val="050505"/>
        </w:rPr>
        <w:t>microservice</w:t>
      </w:r>
      <w:proofErr w:type="spellEnd"/>
      <w:r>
        <w:rPr>
          <w:rFonts w:ascii="Arial" w:hAnsi="Arial" w:cs="Arial"/>
          <w:color w:val="050505"/>
        </w:rPr>
        <w:t xml:space="preserve"> application is easier to understand and manage. You just concentrate on a specific service that is related to a business goal you have.</w:t>
      </w:r>
    </w:p>
    <w:p w:rsidR="000D1376" w:rsidRDefault="000D1376" w:rsidP="000D1376">
      <w:pPr>
        <w:numPr>
          <w:ilvl w:val="0"/>
          <w:numId w:val="11"/>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Better scalability. </w:t>
      </w:r>
      <w:r>
        <w:rPr>
          <w:rFonts w:ascii="Arial" w:hAnsi="Arial" w:cs="Arial"/>
          <w:color w:val="050505"/>
        </w:rPr>
        <w:t xml:space="preserve">Another advantage of the </w:t>
      </w:r>
      <w:proofErr w:type="spellStart"/>
      <w:r>
        <w:rPr>
          <w:rFonts w:ascii="Arial" w:hAnsi="Arial" w:cs="Arial"/>
          <w:color w:val="050505"/>
        </w:rPr>
        <w:t>microservices</w:t>
      </w:r>
      <w:proofErr w:type="spellEnd"/>
      <w:r>
        <w:rPr>
          <w:rFonts w:ascii="Arial" w:hAnsi="Arial" w:cs="Arial"/>
          <w:color w:val="050505"/>
        </w:rPr>
        <w:t xml:space="preserve"> approach is that each element can be scaled independently. So the entire process is more </w:t>
      </w:r>
      <w:proofErr w:type="gramStart"/>
      <w:r>
        <w:rPr>
          <w:rFonts w:ascii="Arial" w:hAnsi="Arial" w:cs="Arial"/>
          <w:color w:val="050505"/>
        </w:rPr>
        <w:t>cost- and time-effective</w:t>
      </w:r>
      <w:proofErr w:type="gramEnd"/>
      <w:r>
        <w:rPr>
          <w:rFonts w:ascii="Arial" w:hAnsi="Arial" w:cs="Arial"/>
          <w:color w:val="050505"/>
        </w:rPr>
        <w:t xml:space="preserve"> than with monoliths when the whole application has to be scaled even if there is no need in it. In addition, every monolith has limits in terms of scalability, so the more users you acquire, the more problems you have with your monolith. Therefore, many </w:t>
      </w:r>
      <w:proofErr w:type="gramStart"/>
      <w:r>
        <w:rPr>
          <w:rFonts w:ascii="Arial" w:hAnsi="Arial" w:cs="Arial"/>
          <w:color w:val="050505"/>
        </w:rPr>
        <w:t>companies,</w:t>
      </w:r>
      <w:proofErr w:type="gramEnd"/>
      <w:r>
        <w:rPr>
          <w:rFonts w:ascii="Arial" w:hAnsi="Arial" w:cs="Arial"/>
          <w:color w:val="050505"/>
        </w:rPr>
        <w:t xml:space="preserve"> end up rebuilding their monolithic architectures.</w:t>
      </w:r>
    </w:p>
    <w:p w:rsidR="000D1376" w:rsidRDefault="000D1376" w:rsidP="000D1376">
      <w:pPr>
        <w:pStyle w:val="NormalWeb"/>
        <w:shd w:val="clear" w:color="auto" w:fill="FFFFFF"/>
        <w:spacing w:before="0" w:beforeAutospacing="0" w:after="450" w:afterAutospacing="0"/>
        <w:rPr>
          <w:rFonts w:ascii="Arial" w:hAnsi="Arial" w:cs="Arial"/>
          <w:color w:val="050505"/>
        </w:rPr>
      </w:pPr>
      <w:r>
        <w:rPr>
          <w:rFonts w:ascii="Arial" w:hAnsi="Arial" w:cs="Arial"/>
          <w:color w:val="050505"/>
        </w:rPr>
        <w:t xml:space="preserve">For instance, our partner </w:t>
      </w:r>
      <w:proofErr w:type="spellStart"/>
      <w:r>
        <w:rPr>
          <w:rFonts w:ascii="Arial" w:hAnsi="Arial" w:cs="Arial"/>
          <w:color w:val="050505"/>
        </w:rPr>
        <w:t>Currencycloud</w:t>
      </w:r>
      <w:proofErr w:type="spellEnd"/>
      <w:r>
        <w:rPr>
          <w:rFonts w:ascii="Arial" w:hAnsi="Arial" w:cs="Arial"/>
          <w:color w:val="050505"/>
        </w:rPr>
        <w:t xml:space="preserve"> needed to migrate to </w:t>
      </w:r>
      <w:proofErr w:type="spellStart"/>
      <w:r>
        <w:rPr>
          <w:rFonts w:ascii="Arial" w:hAnsi="Arial" w:cs="Arial"/>
          <w:color w:val="050505"/>
        </w:rPr>
        <w:t>microservices</w:t>
      </w:r>
      <w:proofErr w:type="spellEnd"/>
      <w:r>
        <w:rPr>
          <w:rFonts w:ascii="Arial" w:hAnsi="Arial" w:cs="Arial"/>
          <w:color w:val="050505"/>
        </w:rPr>
        <w:t xml:space="preserve"> due to the growing number of transactions their platform processed. Founded in 2012, the </w:t>
      </w:r>
      <w:r>
        <w:rPr>
          <w:rFonts w:ascii="Arial" w:hAnsi="Arial" w:cs="Arial"/>
          <w:color w:val="050505"/>
        </w:rPr>
        <w:lastRenderedPageBreak/>
        <w:t xml:space="preserve">company offers a global B2B payments </w:t>
      </w:r>
      <w:proofErr w:type="spellStart"/>
      <w:r>
        <w:rPr>
          <w:rFonts w:ascii="Arial" w:hAnsi="Arial" w:cs="Arial"/>
          <w:color w:val="050505"/>
        </w:rPr>
        <w:t>platfrom</w:t>
      </w:r>
      <w:proofErr w:type="spellEnd"/>
      <w:r>
        <w:rPr>
          <w:rFonts w:ascii="Arial" w:hAnsi="Arial" w:cs="Arial"/>
          <w:color w:val="050505"/>
        </w:rPr>
        <w:t xml:space="preserve">. Initially, their monolithic architecture could handle the number of transactions they had. Yet with the company’s growing success, they needed a more efficient solution they could scale even further in the future. So they have switched to </w:t>
      </w:r>
      <w:proofErr w:type="spellStart"/>
      <w:r>
        <w:rPr>
          <w:rFonts w:ascii="Arial" w:hAnsi="Arial" w:cs="Arial"/>
          <w:color w:val="050505"/>
        </w:rPr>
        <w:t>microservices</w:t>
      </w:r>
      <w:proofErr w:type="spellEnd"/>
      <w:r>
        <w:rPr>
          <w:rFonts w:ascii="Arial" w:hAnsi="Arial" w:cs="Arial"/>
          <w:color w:val="050505"/>
        </w:rPr>
        <w:t>.</w:t>
      </w:r>
    </w:p>
    <w:p w:rsidR="000D1376" w:rsidRDefault="000D1376" w:rsidP="000D1376">
      <w:pPr>
        <w:numPr>
          <w:ilvl w:val="0"/>
          <w:numId w:val="12"/>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Flexibility in choosing the technology.</w:t>
      </w:r>
      <w:r>
        <w:rPr>
          <w:rFonts w:ascii="Arial" w:hAnsi="Arial" w:cs="Arial"/>
          <w:color w:val="050505"/>
        </w:rPr>
        <w:t xml:space="preserve"> The engineering teams are not limited by the technology chosen from the start. They are free to apply various technologies and frameworks for each </w:t>
      </w:r>
      <w:proofErr w:type="spellStart"/>
      <w:r>
        <w:rPr>
          <w:rFonts w:ascii="Arial" w:hAnsi="Arial" w:cs="Arial"/>
          <w:color w:val="050505"/>
        </w:rPr>
        <w:t>microservice</w:t>
      </w:r>
      <w:proofErr w:type="spellEnd"/>
      <w:r>
        <w:rPr>
          <w:rFonts w:ascii="Arial" w:hAnsi="Arial" w:cs="Arial"/>
          <w:color w:val="050505"/>
        </w:rPr>
        <w:t>.</w:t>
      </w:r>
    </w:p>
    <w:p w:rsidR="000D1376" w:rsidRDefault="000D1376" w:rsidP="000D1376">
      <w:pPr>
        <w:numPr>
          <w:ilvl w:val="0"/>
          <w:numId w:val="12"/>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The higher level of agility. </w:t>
      </w:r>
      <w:r>
        <w:rPr>
          <w:rFonts w:ascii="Arial" w:hAnsi="Arial" w:cs="Arial"/>
          <w:color w:val="050505"/>
        </w:rPr>
        <w:t xml:space="preserve">Any fault in a </w:t>
      </w:r>
      <w:proofErr w:type="spellStart"/>
      <w:r>
        <w:rPr>
          <w:rFonts w:ascii="Arial" w:hAnsi="Arial" w:cs="Arial"/>
          <w:color w:val="050505"/>
        </w:rPr>
        <w:t>microservices</w:t>
      </w:r>
      <w:proofErr w:type="spellEnd"/>
      <w:r>
        <w:rPr>
          <w:rFonts w:ascii="Arial" w:hAnsi="Arial" w:cs="Arial"/>
          <w:color w:val="050505"/>
        </w:rPr>
        <w:t xml:space="preserve"> application affects only a particular service and not the whole solution. So all the changes and experiments are implemented with lower risks and fewer errors.</w:t>
      </w:r>
    </w:p>
    <w:p w:rsidR="000D1376" w:rsidRDefault="000D1376" w:rsidP="000D1376">
      <w:pPr>
        <w:pStyle w:val="Heading3"/>
        <w:shd w:val="clear" w:color="auto" w:fill="FFFFFF"/>
        <w:spacing w:before="450" w:after="300"/>
        <w:rPr>
          <w:rFonts w:ascii="Arial" w:hAnsi="Arial" w:cs="Arial"/>
          <w:color w:val="050505"/>
          <w:sz w:val="36"/>
          <w:szCs w:val="36"/>
        </w:rPr>
      </w:pPr>
      <w:r>
        <w:rPr>
          <w:rFonts w:ascii="Arial" w:hAnsi="Arial" w:cs="Arial"/>
          <w:color w:val="050505"/>
          <w:sz w:val="36"/>
          <w:szCs w:val="36"/>
        </w:rPr>
        <w:t xml:space="preserve">Weaknesses of the </w:t>
      </w:r>
      <w:proofErr w:type="spellStart"/>
      <w:r>
        <w:rPr>
          <w:rFonts w:ascii="Arial" w:hAnsi="Arial" w:cs="Arial"/>
          <w:color w:val="050505"/>
          <w:sz w:val="36"/>
          <w:szCs w:val="36"/>
        </w:rPr>
        <w:t>Microservice</w:t>
      </w:r>
      <w:proofErr w:type="spellEnd"/>
      <w:r>
        <w:rPr>
          <w:rFonts w:ascii="Arial" w:hAnsi="Arial" w:cs="Arial"/>
          <w:color w:val="050505"/>
          <w:sz w:val="36"/>
          <w:szCs w:val="36"/>
        </w:rPr>
        <w:t xml:space="preserve"> Architecture</w:t>
      </w:r>
    </w:p>
    <w:p w:rsidR="000D1376" w:rsidRDefault="000D1376" w:rsidP="000D1376">
      <w:pPr>
        <w:numPr>
          <w:ilvl w:val="0"/>
          <w:numId w:val="13"/>
        </w:numPr>
        <w:shd w:val="clear" w:color="auto" w:fill="FFFFFF"/>
        <w:spacing w:before="100" w:beforeAutospacing="1" w:after="100" w:afterAutospacing="1" w:line="240" w:lineRule="auto"/>
        <w:rPr>
          <w:rFonts w:ascii="Arial" w:hAnsi="Arial" w:cs="Arial"/>
          <w:color w:val="050505"/>
          <w:sz w:val="24"/>
          <w:szCs w:val="24"/>
        </w:rPr>
      </w:pPr>
      <w:r>
        <w:rPr>
          <w:rStyle w:val="Strong"/>
          <w:rFonts w:ascii="Arial" w:hAnsi="Arial" w:cs="Arial"/>
          <w:color w:val="050505"/>
        </w:rPr>
        <w:t>Extra complexity.</w:t>
      </w:r>
      <w:r>
        <w:rPr>
          <w:rFonts w:ascii="Arial" w:hAnsi="Arial" w:cs="Arial"/>
          <w:color w:val="050505"/>
        </w:rPr>
        <w:t xml:space="preserve"> Since </w:t>
      </w:r>
      <w:proofErr w:type="gramStart"/>
      <w:r>
        <w:rPr>
          <w:rFonts w:ascii="Arial" w:hAnsi="Arial" w:cs="Arial"/>
          <w:color w:val="050505"/>
        </w:rPr>
        <w:t xml:space="preserve">a </w:t>
      </w:r>
      <w:proofErr w:type="spellStart"/>
      <w:r>
        <w:rPr>
          <w:rFonts w:ascii="Arial" w:hAnsi="Arial" w:cs="Arial"/>
          <w:color w:val="050505"/>
        </w:rPr>
        <w:t>microservices</w:t>
      </w:r>
      <w:proofErr w:type="spellEnd"/>
      <w:proofErr w:type="gramEnd"/>
      <w:r>
        <w:rPr>
          <w:rFonts w:ascii="Arial" w:hAnsi="Arial" w:cs="Arial"/>
          <w:color w:val="050505"/>
        </w:rPr>
        <w:t xml:space="preserve"> architecture is a distributed system, you have to choose and set up the connections between all the modules and databases. Also, as long as such an application includes independent services, all of them have to be deployed independently.</w:t>
      </w:r>
    </w:p>
    <w:p w:rsidR="000D1376" w:rsidRDefault="000D1376" w:rsidP="000D1376">
      <w:pPr>
        <w:numPr>
          <w:ilvl w:val="0"/>
          <w:numId w:val="13"/>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System distribution. </w:t>
      </w:r>
      <w:proofErr w:type="gramStart"/>
      <w:r>
        <w:rPr>
          <w:rFonts w:ascii="Arial" w:hAnsi="Arial" w:cs="Arial"/>
          <w:color w:val="050505"/>
        </w:rPr>
        <w:t xml:space="preserve">A </w:t>
      </w:r>
      <w:proofErr w:type="spellStart"/>
      <w:r>
        <w:rPr>
          <w:rFonts w:ascii="Arial" w:hAnsi="Arial" w:cs="Arial"/>
          <w:color w:val="050505"/>
        </w:rPr>
        <w:t>microservices</w:t>
      </w:r>
      <w:proofErr w:type="spellEnd"/>
      <w:proofErr w:type="gramEnd"/>
      <w:r>
        <w:rPr>
          <w:rFonts w:ascii="Arial" w:hAnsi="Arial" w:cs="Arial"/>
          <w:color w:val="050505"/>
        </w:rPr>
        <w:t xml:space="preserve"> architecture is a complex system of multiple modules and databases so all the connections have to be handled carefully.</w:t>
      </w:r>
    </w:p>
    <w:p w:rsidR="000D1376" w:rsidRDefault="000D1376" w:rsidP="000D1376">
      <w:pPr>
        <w:numPr>
          <w:ilvl w:val="0"/>
          <w:numId w:val="13"/>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Cross-cutting concerns. </w:t>
      </w:r>
      <w:r>
        <w:rPr>
          <w:rFonts w:ascii="Arial" w:hAnsi="Arial" w:cs="Arial"/>
          <w:color w:val="050505"/>
        </w:rPr>
        <w:t xml:space="preserve">When creating a </w:t>
      </w:r>
      <w:proofErr w:type="spellStart"/>
      <w:r>
        <w:rPr>
          <w:rFonts w:ascii="Arial" w:hAnsi="Arial" w:cs="Arial"/>
          <w:color w:val="050505"/>
        </w:rPr>
        <w:t>microservices</w:t>
      </w:r>
      <w:proofErr w:type="spellEnd"/>
      <w:r>
        <w:rPr>
          <w:rFonts w:ascii="Arial" w:hAnsi="Arial" w:cs="Arial"/>
          <w:color w:val="050505"/>
        </w:rPr>
        <w:t xml:space="preserve"> application, you will have to deal with a number of cross-cutting concerns. They include externalized configuration, logging, metrics, health checks, and others.</w:t>
      </w:r>
    </w:p>
    <w:p w:rsidR="000D1376" w:rsidRDefault="000D1376" w:rsidP="000D1376">
      <w:pPr>
        <w:numPr>
          <w:ilvl w:val="0"/>
          <w:numId w:val="13"/>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Testing. </w:t>
      </w:r>
      <w:r>
        <w:rPr>
          <w:rFonts w:ascii="Arial" w:hAnsi="Arial" w:cs="Arial"/>
          <w:color w:val="050505"/>
        </w:rPr>
        <w:t xml:space="preserve">A multitude of independently deployable components makes testing a </w:t>
      </w:r>
      <w:proofErr w:type="spellStart"/>
      <w:r>
        <w:rPr>
          <w:rFonts w:ascii="Arial" w:hAnsi="Arial" w:cs="Arial"/>
          <w:color w:val="050505"/>
        </w:rPr>
        <w:t>microservices</w:t>
      </w:r>
      <w:proofErr w:type="spellEnd"/>
      <w:r>
        <w:rPr>
          <w:rFonts w:ascii="Arial" w:hAnsi="Arial" w:cs="Arial"/>
          <w:color w:val="050505"/>
        </w:rPr>
        <w:t>-based solution much harder.</w:t>
      </w:r>
    </w:p>
    <w:p w:rsidR="000D1376" w:rsidRDefault="000D1376" w:rsidP="000D1376">
      <w:pPr>
        <w:pStyle w:val="Heading2"/>
        <w:shd w:val="clear" w:color="auto" w:fill="FFFFFF"/>
        <w:spacing w:before="450" w:beforeAutospacing="0" w:after="300" w:afterAutospacing="0"/>
        <w:rPr>
          <w:rFonts w:ascii="Arial" w:hAnsi="Arial" w:cs="Arial"/>
          <w:caps/>
          <w:color w:val="050505"/>
          <w:spacing w:val="27"/>
          <w:sz w:val="42"/>
          <w:szCs w:val="42"/>
        </w:rPr>
      </w:pPr>
      <w:r>
        <w:rPr>
          <w:rFonts w:ascii="Arial" w:hAnsi="Arial" w:cs="Arial"/>
          <w:caps/>
          <w:color w:val="050505"/>
          <w:spacing w:val="27"/>
          <w:sz w:val="42"/>
          <w:szCs w:val="42"/>
        </w:rPr>
        <w:t>SO WHICH SOFTWARE ARCHITECTURE SUITS YOUR SOLUTION AND YOUR BUSINESS BEST?</w:t>
      </w:r>
    </w:p>
    <w:p w:rsidR="000D1376" w:rsidRDefault="000D1376" w:rsidP="000D1376">
      <w:pPr>
        <w:pStyle w:val="Heading3"/>
        <w:shd w:val="clear" w:color="auto" w:fill="FFFFFF"/>
        <w:spacing w:before="450" w:after="300"/>
        <w:rPr>
          <w:rFonts w:ascii="Arial" w:hAnsi="Arial" w:cs="Arial"/>
          <w:color w:val="050505"/>
          <w:sz w:val="36"/>
          <w:szCs w:val="36"/>
        </w:rPr>
      </w:pPr>
      <w:r>
        <w:rPr>
          <w:rFonts w:ascii="Arial" w:hAnsi="Arial" w:cs="Arial"/>
          <w:color w:val="050505"/>
          <w:sz w:val="36"/>
          <w:szCs w:val="36"/>
        </w:rPr>
        <w:t>Choosing a monolithic architecture</w:t>
      </w:r>
    </w:p>
    <w:p w:rsidR="000D1376" w:rsidRDefault="000D1376" w:rsidP="000D1376">
      <w:pPr>
        <w:numPr>
          <w:ilvl w:val="0"/>
          <w:numId w:val="14"/>
        </w:numPr>
        <w:shd w:val="clear" w:color="auto" w:fill="FFFFFF"/>
        <w:spacing w:before="100" w:beforeAutospacing="1" w:after="100" w:afterAutospacing="1" w:line="240" w:lineRule="auto"/>
        <w:rPr>
          <w:rFonts w:ascii="Arial" w:hAnsi="Arial" w:cs="Arial"/>
          <w:color w:val="050505"/>
          <w:sz w:val="24"/>
          <w:szCs w:val="24"/>
        </w:rPr>
      </w:pPr>
      <w:r>
        <w:rPr>
          <w:rStyle w:val="Strong"/>
          <w:rFonts w:ascii="Arial" w:hAnsi="Arial" w:cs="Arial"/>
          <w:color w:val="050505"/>
        </w:rPr>
        <w:t>Small team. </w:t>
      </w:r>
      <w:r>
        <w:rPr>
          <w:rFonts w:ascii="Arial" w:hAnsi="Arial" w:cs="Arial"/>
          <w:color w:val="050505"/>
        </w:rPr>
        <w:t xml:space="preserve">If you are a startup and your team is small, you may not need to deal with the complexity of the </w:t>
      </w:r>
      <w:proofErr w:type="spellStart"/>
      <w:r>
        <w:rPr>
          <w:rFonts w:ascii="Arial" w:hAnsi="Arial" w:cs="Arial"/>
          <w:color w:val="050505"/>
        </w:rPr>
        <w:t>microservices</w:t>
      </w:r>
      <w:proofErr w:type="spellEnd"/>
      <w:r>
        <w:rPr>
          <w:rFonts w:ascii="Arial" w:hAnsi="Arial" w:cs="Arial"/>
          <w:color w:val="050505"/>
        </w:rPr>
        <w:t xml:space="preserve"> architecture. A monolith can meet all your business needs so there is no emergency to follow the hype and start with </w:t>
      </w:r>
      <w:proofErr w:type="spellStart"/>
      <w:r>
        <w:rPr>
          <w:rFonts w:ascii="Arial" w:hAnsi="Arial" w:cs="Arial"/>
          <w:color w:val="050505"/>
        </w:rPr>
        <w:t>microservices</w:t>
      </w:r>
      <w:proofErr w:type="spellEnd"/>
      <w:r>
        <w:rPr>
          <w:rFonts w:ascii="Arial" w:hAnsi="Arial" w:cs="Arial"/>
          <w:color w:val="050505"/>
        </w:rPr>
        <w:t>.</w:t>
      </w:r>
    </w:p>
    <w:p w:rsidR="000D1376" w:rsidRDefault="000D1376" w:rsidP="000D1376">
      <w:pPr>
        <w:numPr>
          <w:ilvl w:val="0"/>
          <w:numId w:val="14"/>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A simple application. </w:t>
      </w:r>
      <w:r>
        <w:rPr>
          <w:rFonts w:ascii="Arial" w:hAnsi="Arial" w:cs="Arial"/>
          <w:color w:val="050505"/>
        </w:rPr>
        <w:t>Small applications which do not demand much business logic, superior scalability, and flexibility work better with monolithic architectures.</w:t>
      </w:r>
    </w:p>
    <w:p w:rsidR="000D1376" w:rsidRDefault="000D1376" w:rsidP="000D1376">
      <w:pPr>
        <w:numPr>
          <w:ilvl w:val="0"/>
          <w:numId w:val="14"/>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 xml:space="preserve">No </w:t>
      </w:r>
      <w:proofErr w:type="spellStart"/>
      <w:r>
        <w:rPr>
          <w:rStyle w:val="Strong"/>
          <w:rFonts w:ascii="Arial" w:hAnsi="Arial" w:cs="Arial"/>
          <w:color w:val="050505"/>
        </w:rPr>
        <w:t>microservices</w:t>
      </w:r>
      <w:proofErr w:type="spellEnd"/>
      <w:r>
        <w:rPr>
          <w:rStyle w:val="Strong"/>
          <w:rFonts w:ascii="Arial" w:hAnsi="Arial" w:cs="Arial"/>
          <w:color w:val="050505"/>
        </w:rPr>
        <w:t xml:space="preserve"> expertise. </w:t>
      </w:r>
      <w:proofErr w:type="spellStart"/>
      <w:r>
        <w:rPr>
          <w:rStyle w:val="Strong"/>
          <w:rFonts w:ascii="Arial" w:hAnsi="Arial" w:cs="Arial"/>
          <w:color w:val="050505"/>
        </w:rPr>
        <w:t>Microservices</w:t>
      </w:r>
      <w:proofErr w:type="spellEnd"/>
      <w:r>
        <w:rPr>
          <w:rStyle w:val="Strong"/>
          <w:rFonts w:ascii="Arial" w:hAnsi="Arial" w:cs="Arial"/>
          <w:color w:val="050505"/>
        </w:rPr>
        <w:t xml:space="preserve"> require profound expertise to work well and bring business value. If you want to start a </w:t>
      </w:r>
      <w:proofErr w:type="spellStart"/>
      <w:r>
        <w:rPr>
          <w:rStyle w:val="Strong"/>
          <w:rFonts w:ascii="Arial" w:hAnsi="Arial" w:cs="Arial"/>
          <w:color w:val="050505"/>
        </w:rPr>
        <w:t>microservices</w:t>
      </w:r>
      <w:proofErr w:type="spellEnd"/>
      <w:r>
        <w:rPr>
          <w:rStyle w:val="Strong"/>
          <w:rFonts w:ascii="Arial" w:hAnsi="Arial" w:cs="Arial"/>
          <w:color w:val="050505"/>
        </w:rPr>
        <w:t xml:space="preserve"> application from scratch with no technical expertise in it, most probably, it will not pay off.</w:t>
      </w:r>
    </w:p>
    <w:p w:rsidR="000D1376" w:rsidRDefault="000D1376" w:rsidP="000D1376">
      <w:pPr>
        <w:numPr>
          <w:ilvl w:val="0"/>
          <w:numId w:val="14"/>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lastRenderedPageBreak/>
        <w:t>Quick launch. If you want to develop your application and launch it as soon as possible, a monolithic model is the best choice. It works well when you aim to spend less initially and validate your business idea.</w:t>
      </w:r>
    </w:p>
    <w:p w:rsidR="000D1376" w:rsidRDefault="000D1376" w:rsidP="000D1376">
      <w:pPr>
        <w:pStyle w:val="Heading3"/>
        <w:shd w:val="clear" w:color="auto" w:fill="FFFFFF"/>
        <w:spacing w:before="450" w:after="300"/>
        <w:rPr>
          <w:rFonts w:ascii="Arial" w:hAnsi="Arial" w:cs="Arial"/>
          <w:color w:val="050505"/>
          <w:sz w:val="36"/>
          <w:szCs w:val="36"/>
        </w:rPr>
      </w:pPr>
      <w:r>
        <w:rPr>
          <w:rFonts w:ascii="Arial" w:hAnsi="Arial" w:cs="Arial"/>
          <w:color w:val="050505"/>
          <w:sz w:val="36"/>
          <w:szCs w:val="36"/>
        </w:rPr>
        <w:t xml:space="preserve">Choosing a </w:t>
      </w:r>
      <w:proofErr w:type="spellStart"/>
      <w:r>
        <w:rPr>
          <w:rFonts w:ascii="Arial" w:hAnsi="Arial" w:cs="Arial"/>
          <w:color w:val="050505"/>
          <w:sz w:val="36"/>
          <w:szCs w:val="36"/>
        </w:rPr>
        <w:t>microservices</w:t>
      </w:r>
      <w:proofErr w:type="spellEnd"/>
      <w:r>
        <w:rPr>
          <w:rFonts w:ascii="Arial" w:hAnsi="Arial" w:cs="Arial"/>
          <w:color w:val="050505"/>
          <w:sz w:val="36"/>
          <w:szCs w:val="36"/>
        </w:rPr>
        <w:t xml:space="preserve"> architecture</w:t>
      </w:r>
    </w:p>
    <w:p w:rsidR="000D1376" w:rsidRDefault="000D1376" w:rsidP="000D1376">
      <w:pPr>
        <w:numPr>
          <w:ilvl w:val="0"/>
          <w:numId w:val="15"/>
        </w:numPr>
        <w:shd w:val="clear" w:color="auto" w:fill="FFFFFF"/>
        <w:spacing w:before="100" w:beforeAutospacing="1" w:after="100" w:afterAutospacing="1" w:line="240" w:lineRule="auto"/>
        <w:rPr>
          <w:rFonts w:ascii="Arial" w:hAnsi="Arial" w:cs="Arial"/>
          <w:color w:val="050505"/>
          <w:sz w:val="24"/>
          <w:szCs w:val="24"/>
        </w:rPr>
      </w:pPr>
      <w:proofErr w:type="spellStart"/>
      <w:r>
        <w:rPr>
          <w:rStyle w:val="Strong"/>
          <w:rFonts w:ascii="Arial" w:hAnsi="Arial" w:cs="Arial"/>
          <w:color w:val="050505"/>
        </w:rPr>
        <w:t>Microservices</w:t>
      </w:r>
      <w:proofErr w:type="spellEnd"/>
      <w:r>
        <w:rPr>
          <w:rStyle w:val="Strong"/>
          <w:rFonts w:ascii="Arial" w:hAnsi="Arial" w:cs="Arial"/>
          <w:color w:val="050505"/>
        </w:rPr>
        <w:t xml:space="preserve"> expertise. Without proper skills and knowledge, building a </w:t>
      </w:r>
      <w:proofErr w:type="spellStart"/>
      <w:r>
        <w:rPr>
          <w:rStyle w:val="Strong"/>
          <w:rFonts w:ascii="Arial" w:hAnsi="Arial" w:cs="Arial"/>
          <w:color w:val="050505"/>
        </w:rPr>
        <w:t>microservice</w:t>
      </w:r>
      <w:proofErr w:type="spellEnd"/>
      <w:r>
        <w:rPr>
          <w:rStyle w:val="Strong"/>
          <w:rFonts w:ascii="Arial" w:hAnsi="Arial" w:cs="Arial"/>
          <w:color w:val="050505"/>
        </w:rPr>
        <w:t xml:space="preserve"> application is extremely risky. Still, just having the architecture knowledge is not enough. You need to have </w:t>
      </w:r>
      <w:proofErr w:type="spellStart"/>
      <w:r>
        <w:rPr>
          <w:rStyle w:val="Strong"/>
          <w:rFonts w:ascii="Arial" w:hAnsi="Arial" w:cs="Arial"/>
          <w:color w:val="050505"/>
        </w:rPr>
        <w:t>DevOps</w:t>
      </w:r>
      <w:proofErr w:type="spellEnd"/>
      <w:r>
        <w:rPr>
          <w:rStyle w:val="Strong"/>
          <w:rFonts w:ascii="Arial" w:hAnsi="Arial" w:cs="Arial"/>
          <w:color w:val="050505"/>
        </w:rPr>
        <w:t xml:space="preserve"> and Containers experts since the concepts are tightly coupled with </w:t>
      </w:r>
      <w:proofErr w:type="spellStart"/>
      <w:r>
        <w:rPr>
          <w:rStyle w:val="Strong"/>
          <w:rFonts w:ascii="Arial" w:hAnsi="Arial" w:cs="Arial"/>
          <w:color w:val="050505"/>
        </w:rPr>
        <w:t>microservices</w:t>
      </w:r>
      <w:proofErr w:type="spellEnd"/>
      <w:r>
        <w:rPr>
          <w:rStyle w:val="Strong"/>
          <w:rFonts w:ascii="Arial" w:hAnsi="Arial" w:cs="Arial"/>
          <w:color w:val="050505"/>
        </w:rPr>
        <w:t xml:space="preserve">. Also, domain </w:t>
      </w:r>
      <w:proofErr w:type="spellStart"/>
      <w:r>
        <w:rPr>
          <w:rStyle w:val="Strong"/>
          <w:rFonts w:ascii="Arial" w:hAnsi="Arial" w:cs="Arial"/>
          <w:color w:val="050505"/>
        </w:rPr>
        <w:t>modelling</w:t>
      </w:r>
      <w:proofErr w:type="spellEnd"/>
      <w:r>
        <w:rPr>
          <w:rStyle w:val="Strong"/>
          <w:rFonts w:ascii="Arial" w:hAnsi="Arial" w:cs="Arial"/>
          <w:color w:val="050505"/>
        </w:rPr>
        <w:t xml:space="preserve"> expertise is a must. Dealing with </w:t>
      </w:r>
      <w:proofErr w:type="spellStart"/>
      <w:r>
        <w:rPr>
          <w:rStyle w:val="Strong"/>
          <w:rFonts w:ascii="Arial" w:hAnsi="Arial" w:cs="Arial"/>
          <w:color w:val="050505"/>
        </w:rPr>
        <w:t>microservices</w:t>
      </w:r>
      <w:proofErr w:type="spellEnd"/>
      <w:r>
        <w:rPr>
          <w:rStyle w:val="Strong"/>
          <w:rFonts w:ascii="Arial" w:hAnsi="Arial" w:cs="Arial"/>
          <w:color w:val="050505"/>
        </w:rPr>
        <w:t xml:space="preserve"> means splitting the system into separate functionalities and dividing responsibilities.</w:t>
      </w:r>
    </w:p>
    <w:p w:rsidR="000D1376" w:rsidRDefault="000D1376" w:rsidP="000D1376">
      <w:pPr>
        <w:numPr>
          <w:ilvl w:val="0"/>
          <w:numId w:val="15"/>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 xml:space="preserve">A complex and scalable application. The </w:t>
      </w:r>
      <w:proofErr w:type="spellStart"/>
      <w:r>
        <w:rPr>
          <w:rStyle w:val="Strong"/>
          <w:rFonts w:ascii="Arial" w:hAnsi="Arial" w:cs="Arial"/>
          <w:color w:val="050505"/>
        </w:rPr>
        <w:t>microservices</w:t>
      </w:r>
      <w:proofErr w:type="spellEnd"/>
      <w:r>
        <w:rPr>
          <w:rStyle w:val="Strong"/>
          <w:rFonts w:ascii="Arial" w:hAnsi="Arial" w:cs="Arial"/>
          <w:color w:val="050505"/>
        </w:rPr>
        <w:t xml:space="preserve"> architecture will make scaling and adding new capabilities to your application much easier. So if you plan to develop a large application with multiple modules and user journeys, a </w:t>
      </w:r>
      <w:proofErr w:type="spellStart"/>
      <w:r>
        <w:rPr>
          <w:rStyle w:val="Strong"/>
          <w:rFonts w:ascii="Arial" w:hAnsi="Arial" w:cs="Arial"/>
          <w:color w:val="050505"/>
        </w:rPr>
        <w:t>microservice</w:t>
      </w:r>
      <w:proofErr w:type="spellEnd"/>
      <w:r>
        <w:rPr>
          <w:rStyle w:val="Strong"/>
          <w:rFonts w:ascii="Arial" w:hAnsi="Arial" w:cs="Arial"/>
          <w:color w:val="050505"/>
        </w:rPr>
        <w:t xml:space="preserve"> pattern would be the best way to handle it.</w:t>
      </w:r>
    </w:p>
    <w:p w:rsidR="000D1376" w:rsidRDefault="000D1376" w:rsidP="000D1376">
      <w:pPr>
        <w:numPr>
          <w:ilvl w:val="0"/>
          <w:numId w:val="15"/>
        </w:numPr>
        <w:shd w:val="clear" w:color="auto" w:fill="FFFFFF"/>
        <w:spacing w:before="100" w:beforeAutospacing="1" w:after="100" w:afterAutospacing="1" w:line="240" w:lineRule="auto"/>
        <w:rPr>
          <w:rFonts w:ascii="Arial" w:hAnsi="Arial" w:cs="Arial"/>
          <w:color w:val="050505"/>
        </w:rPr>
      </w:pPr>
      <w:r>
        <w:rPr>
          <w:rStyle w:val="Strong"/>
          <w:rFonts w:ascii="Arial" w:hAnsi="Arial" w:cs="Arial"/>
          <w:color w:val="050505"/>
        </w:rPr>
        <w:t>Enough engineering skills.</w:t>
      </w:r>
      <w:r>
        <w:rPr>
          <w:rFonts w:ascii="Arial" w:hAnsi="Arial" w:cs="Arial"/>
          <w:color w:val="050505"/>
        </w:rPr>
        <w:t xml:space="preserve"> Since a </w:t>
      </w:r>
      <w:proofErr w:type="spellStart"/>
      <w:r>
        <w:rPr>
          <w:rFonts w:ascii="Arial" w:hAnsi="Arial" w:cs="Arial"/>
          <w:color w:val="050505"/>
        </w:rPr>
        <w:t>microservice</w:t>
      </w:r>
      <w:proofErr w:type="spellEnd"/>
      <w:r>
        <w:rPr>
          <w:rFonts w:ascii="Arial" w:hAnsi="Arial" w:cs="Arial"/>
          <w:color w:val="050505"/>
        </w:rPr>
        <w:t xml:space="preserve"> project comprises multiple teams responsible for multiple services, you need to have enough resources to handle all the processes.</w:t>
      </w:r>
    </w:p>
    <w:p w:rsidR="000D1376" w:rsidRPr="002A48A5" w:rsidRDefault="000D1376" w:rsidP="000D1376">
      <w:pPr>
        <w:shd w:val="clear" w:color="auto" w:fill="FFFFFF"/>
        <w:spacing w:after="150" w:line="240" w:lineRule="auto"/>
        <w:ind w:left="420"/>
        <w:rPr>
          <w:rFonts w:ascii="inherit" w:eastAsia="Times New Roman" w:hAnsi="inherit" w:cs="Helvetica"/>
          <w:spacing w:val="-2"/>
          <w:sz w:val="24"/>
          <w:szCs w:val="24"/>
        </w:rPr>
      </w:pPr>
    </w:p>
    <w:p w:rsid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Isn’t in process communication in monolithic application faster than tons of remote network calls in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w:t>
      </w:r>
    </w:p>
    <w:p w:rsidR="000D1376" w:rsidRPr="002A48A5" w:rsidRDefault="000D1376" w:rsidP="000D1376">
      <w:pPr>
        <w:shd w:val="clear" w:color="auto" w:fill="FFFFFF"/>
        <w:spacing w:after="150" w:line="240" w:lineRule="auto"/>
        <w:ind w:left="420"/>
        <w:rPr>
          <w:rFonts w:ascii="inherit" w:eastAsia="Times New Roman" w:hAnsi="inherit" w:cs="Helvetica"/>
          <w:spacing w:val="-2"/>
          <w:sz w:val="24"/>
          <w:szCs w:val="24"/>
        </w:rPr>
      </w:pPr>
      <w:hyperlink r:id="rId25" w:history="1">
        <w:r>
          <w:rPr>
            <w:rStyle w:val="Hyperlink"/>
          </w:rPr>
          <w:t>https://dzone.com/articles/building-microservices-inter-process-communication-2</w:t>
        </w:r>
      </w:hyperlink>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are different than SOA?</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difference between small-services and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are benefits of using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partition a large application into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 correctly?</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big a single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 xml:space="preserve"> should be?</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do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communicate with each other?</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shall be preferred communication style in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synchronous or asynchronous?</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difference between Orchestration and Choreography in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context?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maintain ACID in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 xml:space="preserve"> architecture?</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frequent a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 xml:space="preserve"> </w:t>
      </w:r>
      <w:proofErr w:type="gramStart"/>
      <w:r w:rsidRPr="002A48A5">
        <w:rPr>
          <w:rFonts w:ascii="inherit" w:eastAsia="Times New Roman" w:hAnsi="inherit" w:cs="Helvetica"/>
          <w:spacing w:val="-2"/>
          <w:sz w:val="24"/>
          <w:szCs w:val="24"/>
        </w:rPr>
        <w:t>be</w:t>
      </w:r>
      <w:proofErr w:type="gramEnd"/>
      <w:r w:rsidRPr="002A48A5">
        <w:rPr>
          <w:rFonts w:ascii="inherit" w:eastAsia="Times New Roman" w:hAnsi="inherit" w:cs="Helvetica"/>
          <w:spacing w:val="-2"/>
          <w:sz w:val="24"/>
          <w:szCs w:val="24"/>
        </w:rPr>
        <w:t xml:space="preserve"> released into production?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achieve zero-downtime during the deployments?</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achieve zero downtime </w:t>
      </w:r>
      <w:proofErr w:type="gramStart"/>
      <w:r w:rsidRPr="002A48A5">
        <w:rPr>
          <w:rFonts w:ascii="inherit" w:eastAsia="Times New Roman" w:hAnsi="inherit" w:cs="Helvetica"/>
          <w:spacing w:val="-2"/>
          <w:sz w:val="24"/>
          <w:szCs w:val="24"/>
        </w:rPr>
        <w:t>deployment(</w:t>
      </w:r>
      <w:proofErr w:type="gramEnd"/>
      <w:r w:rsidRPr="002A48A5">
        <w:rPr>
          <w:rFonts w:ascii="inherit" w:eastAsia="Times New Roman" w:hAnsi="inherit" w:cs="Helvetica"/>
          <w:spacing w:val="-2"/>
          <w:sz w:val="24"/>
          <w:szCs w:val="24"/>
        </w:rPr>
        <w:t>blue/green) when there is a database change?</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slowly move users from older version of application to newer version?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will you monitor fleet of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in production?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lastRenderedPageBreak/>
        <w:t>How will you troubleshoot a failed API request that is spread across multiple services?</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are different layers of a single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will you develop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using Java?</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Is it a good practice to deploy multiple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in a single tomcat container (</w:t>
      </w:r>
      <w:proofErr w:type="spellStart"/>
      <w:r w:rsidRPr="002A48A5">
        <w:rPr>
          <w:rFonts w:ascii="inherit" w:eastAsia="Times New Roman" w:hAnsi="inherit" w:cs="Helvetica"/>
          <w:spacing w:val="-2"/>
          <w:sz w:val="24"/>
          <w:szCs w:val="24"/>
        </w:rPr>
        <w:t>servlet</w:t>
      </w:r>
      <w:proofErr w:type="spellEnd"/>
      <w:r w:rsidRPr="002A48A5">
        <w:rPr>
          <w:rFonts w:ascii="inherit" w:eastAsia="Times New Roman" w:hAnsi="inherit" w:cs="Helvetica"/>
          <w:spacing w:val="-2"/>
          <w:sz w:val="24"/>
          <w:szCs w:val="24"/>
        </w:rPr>
        <w:t xml:space="preserve"> container)?</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are Cloud Native applications?</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Spring Boot?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Spring Cloud?</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difference between application.yml and bootstrap.yml?</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will you implement service discovery in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does Eureka Server work?</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externalize configuration in a distributed system?</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will you use </w:t>
      </w:r>
      <w:proofErr w:type="spellStart"/>
      <w:r w:rsidRPr="002A48A5">
        <w:rPr>
          <w:rFonts w:ascii="inherit" w:eastAsia="Times New Roman" w:hAnsi="inherit" w:cs="Helvetica"/>
          <w:spacing w:val="-2"/>
          <w:sz w:val="24"/>
          <w:szCs w:val="24"/>
        </w:rPr>
        <w:t>config</w:t>
      </w:r>
      <w:proofErr w:type="spellEnd"/>
      <w:r w:rsidRPr="002A48A5">
        <w:rPr>
          <w:rFonts w:ascii="inherit" w:eastAsia="Times New Roman" w:hAnsi="inherit" w:cs="Helvetica"/>
          <w:spacing w:val="-2"/>
          <w:sz w:val="24"/>
          <w:szCs w:val="24"/>
        </w:rPr>
        <w:t>-server for your development, stage and production environment?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difference between </w:t>
      </w:r>
      <w:proofErr w:type="spellStart"/>
      <w:r w:rsidRPr="002A48A5">
        <w:rPr>
          <w:rFonts w:ascii="inherit" w:eastAsia="Times New Roman" w:hAnsi="inherit" w:cs="Helvetica"/>
          <w:spacing w:val="-2"/>
          <w:sz w:val="24"/>
          <w:szCs w:val="24"/>
        </w:rPr>
        <w:t>config</w:t>
      </w:r>
      <w:proofErr w:type="spellEnd"/>
      <w:r w:rsidRPr="002A48A5">
        <w:rPr>
          <w:rFonts w:ascii="inherit" w:eastAsia="Times New Roman" w:hAnsi="inherit" w:cs="Helvetica"/>
          <w:spacing w:val="-2"/>
          <w:sz w:val="24"/>
          <w:szCs w:val="24"/>
        </w:rPr>
        <w:t xml:space="preserve"> first bootstrap and discovery first bootstrap in context of Spring Cloud </w:t>
      </w:r>
      <w:proofErr w:type="spellStart"/>
      <w:r w:rsidRPr="002A48A5">
        <w:rPr>
          <w:rFonts w:ascii="inherit" w:eastAsia="Times New Roman" w:hAnsi="inherit" w:cs="Helvetica"/>
          <w:spacing w:val="-2"/>
          <w:sz w:val="24"/>
          <w:szCs w:val="24"/>
        </w:rPr>
        <w:t>Config</w:t>
      </w:r>
      <w:proofErr w:type="spellEnd"/>
      <w:r w:rsidRPr="002A48A5">
        <w:rPr>
          <w:rFonts w:ascii="inherit" w:eastAsia="Times New Roman" w:hAnsi="inherit" w:cs="Helvetica"/>
          <w:spacing w:val="-2"/>
          <w:sz w:val="24"/>
          <w:szCs w:val="24"/>
        </w:rPr>
        <w:t xml:space="preserve"> client?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halt a Spring Boot based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 xml:space="preserve"> at startup if it </w:t>
      </w:r>
      <w:proofErr w:type="spellStart"/>
      <w:r w:rsidRPr="002A48A5">
        <w:rPr>
          <w:rFonts w:ascii="inherit" w:eastAsia="Times New Roman" w:hAnsi="inherit" w:cs="Helvetica"/>
          <w:spacing w:val="-2"/>
          <w:sz w:val="24"/>
          <w:szCs w:val="24"/>
        </w:rPr>
        <w:t>can not</w:t>
      </w:r>
      <w:proofErr w:type="spellEnd"/>
      <w:r w:rsidRPr="002A48A5">
        <w:rPr>
          <w:rFonts w:ascii="inherit" w:eastAsia="Times New Roman" w:hAnsi="inherit" w:cs="Helvetica"/>
          <w:spacing w:val="-2"/>
          <w:sz w:val="24"/>
          <w:szCs w:val="24"/>
        </w:rPr>
        <w:t xml:space="preserve"> connect to </w:t>
      </w:r>
      <w:proofErr w:type="spellStart"/>
      <w:r w:rsidRPr="002A48A5">
        <w:rPr>
          <w:rFonts w:ascii="inherit" w:eastAsia="Times New Roman" w:hAnsi="inherit" w:cs="Helvetica"/>
          <w:spacing w:val="-2"/>
          <w:sz w:val="24"/>
          <w:szCs w:val="24"/>
        </w:rPr>
        <w:t>Config</w:t>
      </w:r>
      <w:proofErr w:type="spellEnd"/>
      <w:r w:rsidRPr="002A48A5">
        <w:rPr>
          <w:rFonts w:ascii="inherit" w:eastAsia="Times New Roman" w:hAnsi="inherit" w:cs="Helvetica"/>
          <w:spacing w:val="-2"/>
          <w:sz w:val="24"/>
          <w:szCs w:val="24"/>
        </w:rPr>
        <w:t xml:space="preserve"> Server during bootstrap?</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refresh configuration changes on the fly in Spring Cloud environment?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achieve client side load balancing in Spring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using Spring Cloud</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use client side load-balancer Ribbon in your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use both </w:t>
      </w:r>
      <w:proofErr w:type="spellStart"/>
      <w:r w:rsidRPr="002A48A5">
        <w:rPr>
          <w:rFonts w:ascii="inherit" w:eastAsia="Times New Roman" w:hAnsi="inherit" w:cs="Helvetica"/>
          <w:spacing w:val="-2"/>
          <w:sz w:val="24"/>
          <w:szCs w:val="24"/>
        </w:rPr>
        <w:t>LoadBalanced</w:t>
      </w:r>
      <w:proofErr w:type="spellEnd"/>
      <w:r w:rsidRPr="002A48A5">
        <w:rPr>
          <w:rFonts w:ascii="inherit" w:eastAsia="Times New Roman" w:hAnsi="inherit" w:cs="Helvetica"/>
          <w:spacing w:val="-2"/>
          <w:sz w:val="24"/>
          <w:szCs w:val="24"/>
        </w:rPr>
        <w:t xml:space="preserve"> as well as normal </w:t>
      </w:r>
      <w:proofErr w:type="spellStart"/>
      <w:r w:rsidRPr="002A48A5">
        <w:rPr>
          <w:rFonts w:ascii="inherit" w:eastAsia="Times New Roman" w:hAnsi="inherit" w:cs="Helvetica"/>
          <w:spacing w:val="-2"/>
          <w:sz w:val="24"/>
          <w:szCs w:val="24"/>
        </w:rPr>
        <w:t>RestTemplate</w:t>
      </w:r>
      <w:proofErr w:type="spellEnd"/>
      <w:r w:rsidRPr="002A48A5">
        <w:rPr>
          <w:rFonts w:ascii="inherit" w:eastAsia="Times New Roman" w:hAnsi="inherit" w:cs="Helvetica"/>
          <w:spacing w:val="-2"/>
          <w:sz w:val="24"/>
          <w:szCs w:val="24"/>
        </w:rPr>
        <w:t xml:space="preserve"> object in the single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will you make use of Eureka for service discovery in Ribbon Load Balancer?</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Can we use Ribbon without eureka?</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will you use ribbon load balancer programmatically?</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difference between @</w:t>
      </w:r>
      <w:proofErr w:type="spellStart"/>
      <w:r w:rsidRPr="002A48A5">
        <w:rPr>
          <w:rFonts w:ascii="inherit" w:eastAsia="Times New Roman" w:hAnsi="inherit" w:cs="Helvetica"/>
          <w:spacing w:val="-2"/>
          <w:sz w:val="24"/>
          <w:szCs w:val="24"/>
        </w:rPr>
        <w:t>EnableEurekaClient</w:t>
      </w:r>
      <w:proofErr w:type="spellEnd"/>
      <w:r w:rsidRPr="002A48A5">
        <w:rPr>
          <w:rFonts w:ascii="inherit" w:eastAsia="Times New Roman" w:hAnsi="inherit" w:cs="Helvetica"/>
          <w:spacing w:val="-2"/>
          <w:sz w:val="24"/>
          <w:szCs w:val="24"/>
        </w:rPr>
        <w:t xml:space="preserve"> and @</w:t>
      </w:r>
      <w:proofErr w:type="spellStart"/>
      <w:r w:rsidRPr="002A48A5">
        <w:rPr>
          <w:rFonts w:ascii="inherit" w:eastAsia="Times New Roman" w:hAnsi="inherit" w:cs="Helvetica"/>
          <w:spacing w:val="-2"/>
          <w:sz w:val="24"/>
          <w:szCs w:val="24"/>
        </w:rPr>
        <w:t>EnableDiscoveryClient</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make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zone aware so as to prefer same zone services for inter-service communication using Spring Cloud?</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list all instances of a single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 xml:space="preserve"> in Spring Cloud environment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API Gateway?</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protect internal endpoints leaking from API Gateway?</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protect Sensitive Security Tokens from leaking into downstream system?</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lastRenderedPageBreak/>
        <w:t>How to retry failed requests at some other available instance using Client Side Load Balancer?</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Circuit Breaker Pattern?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are Open, Closed and Half-Open states of Circuit Breaker</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are use-cases for Circuit Breaker Pattern?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are benefits of using Circuit Breaker Pattern?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Can circuit breaker be used in asynchronous communication?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w:t>
      </w:r>
      <w:proofErr w:type="spellStart"/>
      <w:r w:rsidRPr="002A48A5">
        <w:rPr>
          <w:rFonts w:ascii="inherit" w:eastAsia="Times New Roman" w:hAnsi="inherit" w:cs="Helvetica"/>
          <w:spacing w:val="-2"/>
          <w:sz w:val="24"/>
          <w:szCs w:val="24"/>
        </w:rPr>
        <w:t>Hystrix</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are main features of </w:t>
      </w:r>
      <w:proofErr w:type="spellStart"/>
      <w:r w:rsidRPr="002A48A5">
        <w:rPr>
          <w:rFonts w:ascii="inherit" w:eastAsia="Times New Roman" w:hAnsi="inherit" w:cs="Helvetica"/>
          <w:spacing w:val="-2"/>
          <w:sz w:val="24"/>
          <w:szCs w:val="24"/>
        </w:rPr>
        <w:t>Hystrix</w:t>
      </w:r>
      <w:proofErr w:type="spellEnd"/>
      <w:r w:rsidRPr="002A48A5">
        <w:rPr>
          <w:rFonts w:ascii="inherit" w:eastAsia="Times New Roman" w:hAnsi="inherit" w:cs="Helvetica"/>
          <w:spacing w:val="-2"/>
          <w:sz w:val="24"/>
          <w:szCs w:val="24"/>
        </w:rPr>
        <w:t xml:space="preserve"> library?</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use </w:t>
      </w:r>
      <w:proofErr w:type="spellStart"/>
      <w:r w:rsidRPr="002A48A5">
        <w:rPr>
          <w:rFonts w:ascii="inherit" w:eastAsia="Times New Roman" w:hAnsi="inherit" w:cs="Helvetica"/>
          <w:spacing w:val="-2"/>
          <w:sz w:val="24"/>
          <w:szCs w:val="24"/>
        </w:rPr>
        <w:t>Hystrix</w:t>
      </w:r>
      <w:proofErr w:type="spellEnd"/>
      <w:r w:rsidRPr="002A48A5">
        <w:rPr>
          <w:rFonts w:ascii="inherit" w:eastAsia="Times New Roman" w:hAnsi="inherit" w:cs="Helvetica"/>
          <w:spacing w:val="-2"/>
          <w:sz w:val="24"/>
          <w:szCs w:val="24"/>
        </w:rPr>
        <w:t xml:space="preserve"> for fallback execution?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When not to use </w:t>
      </w:r>
      <w:proofErr w:type="spellStart"/>
      <w:r w:rsidRPr="002A48A5">
        <w:rPr>
          <w:rFonts w:ascii="inherit" w:eastAsia="Times New Roman" w:hAnsi="inherit" w:cs="Helvetica"/>
          <w:spacing w:val="-2"/>
          <w:sz w:val="24"/>
          <w:szCs w:val="24"/>
        </w:rPr>
        <w:t>Hystrix</w:t>
      </w:r>
      <w:proofErr w:type="spellEnd"/>
      <w:r w:rsidRPr="002A48A5">
        <w:rPr>
          <w:rFonts w:ascii="inherit" w:eastAsia="Times New Roman" w:hAnsi="inherit" w:cs="Helvetica"/>
          <w:spacing w:val="-2"/>
          <w:sz w:val="24"/>
          <w:szCs w:val="24"/>
        </w:rPr>
        <w:t xml:space="preserve"> fallback on a particular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will you ignore certain exceptions in </w:t>
      </w:r>
      <w:proofErr w:type="spellStart"/>
      <w:r w:rsidRPr="002A48A5">
        <w:rPr>
          <w:rFonts w:ascii="inherit" w:eastAsia="Times New Roman" w:hAnsi="inherit" w:cs="Helvetica"/>
          <w:spacing w:val="-2"/>
          <w:sz w:val="24"/>
          <w:szCs w:val="24"/>
        </w:rPr>
        <w:t>Hystrix</w:t>
      </w:r>
      <w:proofErr w:type="spellEnd"/>
      <w:r w:rsidRPr="002A48A5">
        <w:rPr>
          <w:rFonts w:ascii="inherit" w:eastAsia="Times New Roman" w:hAnsi="inherit" w:cs="Helvetica"/>
          <w:spacing w:val="-2"/>
          <w:sz w:val="24"/>
          <w:szCs w:val="24"/>
        </w:rPr>
        <w:t xml:space="preserve"> fallback execution?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Strangulation Pattern in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Circuit Breaker?</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difference between using a Circuit Breaker and a naive approach where we try/catch a remote method call and protect for failures?</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Request Collapsing feature in </w:t>
      </w:r>
      <w:proofErr w:type="spellStart"/>
      <w:r w:rsidRPr="002A48A5">
        <w:rPr>
          <w:rFonts w:ascii="inherit" w:eastAsia="Times New Roman" w:hAnsi="inherit" w:cs="Helvetica"/>
          <w:spacing w:val="-2"/>
          <w:sz w:val="24"/>
          <w:szCs w:val="24"/>
        </w:rPr>
        <w:t>Hystrix</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difference between Circuit Breaker and </w:t>
      </w:r>
      <w:proofErr w:type="spellStart"/>
      <w:r w:rsidRPr="002A48A5">
        <w:rPr>
          <w:rFonts w:ascii="inherit" w:eastAsia="Times New Roman" w:hAnsi="inherit" w:cs="Helvetica"/>
          <w:spacing w:val="-2"/>
          <w:sz w:val="24"/>
          <w:szCs w:val="24"/>
        </w:rPr>
        <w:t>Hystrix</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Where exactly should I use Circuit Breaker Pattern?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bulkhead design pattern?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does </w:t>
      </w:r>
      <w:proofErr w:type="spellStart"/>
      <w:r w:rsidRPr="002A48A5">
        <w:rPr>
          <w:rFonts w:ascii="inherit" w:eastAsia="Times New Roman" w:hAnsi="inherit" w:cs="Helvetica"/>
          <w:spacing w:val="-2"/>
          <w:sz w:val="24"/>
          <w:szCs w:val="24"/>
        </w:rPr>
        <w:t>Hystrix</w:t>
      </w:r>
      <w:proofErr w:type="spellEnd"/>
      <w:r w:rsidRPr="002A48A5">
        <w:rPr>
          <w:rFonts w:ascii="inherit" w:eastAsia="Times New Roman" w:hAnsi="inherit" w:cs="Helvetica"/>
          <w:spacing w:val="-2"/>
          <w:sz w:val="24"/>
          <w:szCs w:val="24"/>
        </w:rPr>
        <w:t xml:space="preserve"> implements Bulkhead Design Pattern?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w:t>
      </w:r>
      <w:proofErr w:type="spellStart"/>
      <w:r w:rsidRPr="002A48A5">
        <w:rPr>
          <w:rFonts w:ascii="inherit" w:eastAsia="Times New Roman" w:hAnsi="inherit" w:cs="Helvetica"/>
          <w:spacing w:val="-2"/>
          <w:sz w:val="24"/>
          <w:szCs w:val="24"/>
        </w:rPr>
        <w:t>Hystrix</w:t>
      </w:r>
      <w:proofErr w:type="spellEnd"/>
      <w:r w:rsidRPr="002A48A5">
        <w:rPr>
          <w:rFonts w:ascii="inherit" w:eastAsia="Times New Roman" w:hAnsi="inherit" w:cs="Helvetica"/>
          <w:spacing w:val="-2"/>
          <w:sz w:val="24"/>
          <w:szCs w:val="24"/>
        </w:rPr>
        <w:t xml:space="preserve"> approach to Bulkhead Pattern?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In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 what are smart endpoints and dumb pipes?</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difference between Semaphore and </w:t>
      </w:r>
      <w:proofErr w:type="spellStart"/>
      <w:r w:rsidRPr="002A48A5">
        <w:rPr>
          <w:rFonts w:ascii="inherit" w:eastAsia="Times New Roman" w:hAnsi="inherit" w:cs="Helvetica"/>
          <w:spacing w:val="-2"/>
          <w:sz w:val="24"/>
          <w:szCs w:val="24"/>
        </w:rPr>
        <w:t>ThreadPool</w:t>
      </w:r>
      <w:proofErr w:type="spellEnd"/>
      <w:r w:rsidRPr="002A48A5">
        <w:rPr>
          <w:rFonts w:ascii="inherit" w:eastAsia="Times New Roman" w:hAnsi="inherit" w:cs="Helvetica"/>
          <w:spacing w:val="-2"/>
          <w:sz w:val="24"/>
          <w:szCs w:val="24"/>
        </w:rPr>
        <w:t xml:space="preserve"> based configuration in </w:t>
      </w:r>
      <w:proofErr w:type="spellStart"/>
      <w:r w:rsidRPr="002A48A5">
        <w:rPr>
          <w:rFonts w:ascii="inherit" w:eastAsia="Times New Roman" w:hAnsi="inherit" w:cs="Helvetica"/>
          <w:spacing w:val="-2"/>
          <w:sz w:val="24"/>
          <w:szCs w:val="24"/>
        </w:rPr>
        <w:t>Hystrix</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handle versioning of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difference between partitioning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based on technical capabilities </w:t>
      </w:r>
      <w:proofErr w:type="spellStart"/>
      <w:r w:rsidRPr="002A48A5">
        <w:rPr>
          <w:rFonts w:ascii="inherit" w:eastAsia="Times New Roman" w:hAnsi="inherit" w:cs="Helvetica"/>
          <w:spacing w:val="-2"/>
          <w:sz w:val="24"/>
          <w:szCs w:val="24"/>
        </w:rPr>
        <w:t>vs</w:t>
      </w:r>
      <w:proofErr w:type="spellEnd"/>
      <w:r w:rsidRPr="002A48A5">
        <w:rPr>
          <w:rFonts w:ascii="inherit" w:eastAsia="Times New Roman" w:hAnsi="inherit" w:cs="Helvetica"/>
          <w:spacing w:val="-2"/>
          <w:sz w:val="24"/>
          <w:szCs w:val="24"/>
        </w:rPr>
        <w:t xml:space="preserve"> business capabilities? Which one is better?</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Running Spring boot app at different port on server startup.</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will you run certain business logic at the app startup?</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correctly implement a reporting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 xml:space="preserve"> in a distributed system?</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w:t>
      </w:r>
      <w:proofErr w:type="gramStart"/>
      <w:r w:rsidRPr="002A48A5">
        <w:rPr>
          <w:rFonts w:ascii="inherit" w:eastAsia="Times New Roman" w:hAnsi="inherit" w:cs="Helvetica"/>
          <w:spacing w:val="-2"/>
          <w:sz w:val="24"/>
          <w:szCs w:val="24"/>
        </w:rPr>
        <w:t>is</w:t>
      </w:r>
      <w:proofErr w:type="gramEnd"/>
      <w:r w:rsidRPr="002A48A5">
        <w:rPr>
          <w:rFonts w:ascii="inherit" w:eastAsia="Times New Roman" w:hAnsi="inherit" w:cs="Helvetica"/>
          <w:spacing w:val="-2"/>
          <w:sz w:val="24"/>
          <w:szCs w:val="24"/>
        </w:rPr>
        <w:t xml:space="preserve"> Event Sourcing and CQRS? When should it be used? Should be use it for the entire 84 system?</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lastRenderedPageBreak/>
        <w:t xml:space="preserve">How to send business errors from a </w:t>
      </w:r>
      <w:proofErr w:type="spellStart"/>
      <w:r w:rsidRPr="002A48A5">
        <w:rPr>
          <w:rFonts w:ascii="inherit" w:eastAsia="Times New Roman" w:hAnsi="inherit" w:cs="Helvetica"/>
          <w:spacing w:val="-2"/>
          <w:sz w:val="24"/>
          <w:szCs w:val="24"/>
        </w:rPr>
        <w:t>RESTful</w:t>
      </w:r>
      <w:proofErr w:type="spellEnd"/>
      <w:r w:rsidRPr="002A48A5">
        <w:rPr>
          <w:rFonts w:ascii="inherit" w:eastAsia="Times New Roman" w:hAnsi="inherit" w:cs="Helvetica"/>
          <w:spacing w:val="-2"/>
          <w:sz w:val="24"/>
          <w:szCs w:val="24"/>
        </w:rPr>
        <w:t xml:space="preserve">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 xml:space="preserve"> to client application?</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Is it a good idea to share common database across multiple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will you make sure that the email is only sent if the database transaction does not fail?</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will you atomically update the database and publish an event to message broker from single transaction?</w:t>
      </w:r>
    </w:p>
    <w:p w:rsid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will you propagate security context of user when one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 xml:space="preserve"> calls another </w:t>
      </w:r>
      <w:proofErr w:type="spellStart"/>
      <w:r w:rsidRPr="002A48A5">
        <w:rPr>
          <w:rFonts w:ascii="inherit" w:eastAsia="Times New Roman" w:hAnsi="inherit" w:cs="Helvetica"/>
          <w:spacing w:val="-2"/>
          <w:sz w:val="24"/>
          <w:szCs w:val="24"/>
        </w:rPr>
        <w:t>microservice</w:t>
      </w:r>
      <w:proofErr w:type="spellEnd"/>
      <w:r w:rsidRPr="002A48A5">
        <w:rPr>
          <w:rFonts w:ascii="inherit" w:eastAsia="Times New Roman" w:hAnsi="inherit" w:cs="Helvetica"/>
          <w:spacing w:val="-2"/>
          <w:sz w:val="24"/>
          <w:szCs w:val="24"/>
        </w:rPr>
        <w:t xml:space="preserve"> on behalf of user?</w:t>
      </w:r>
    </w:p>
    <w:p w:rsidR="000D1376" w:rsidRPr="002A48A5" w:rsidRDefault="000D1376" w:rsidP="000D1376">
      <w:pPr>
        <w:shd w:val="clear" w:color="auto" w:fill="FFFFFF"/>
        <w:spacing w:after="150" w:line="240" w:lineRule="auto"/>
        <w:ind w:left="420"/>
        <w:rPr>
          <w:rFonts w:ascii="inherit" w:eastAsia="Times New Roman" w:hAnsi="inherit" w:cs="Helvetica"/>
          <w:spacing w:val="-2"/>
          <w:sz w:val="24"/>
          <w:szCs w:val="24"/>
        </w:rPr>
      </w:pPr>
      <w:hyperlink r:id="rId26" w:history="1">
        <w:r>
          <w:rPr>
            <w:rStyle w:val="Hyperlink"/>
          </w:rPr>
          <w:t>https://nordicapis.com/how-to-control-user-identity-within-microservices/</w:t>
        </w:r>
      </w:hyperlink>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Token Relay in Spring Security?</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Enable Token Relay?</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revoke Access and Refresh Tokens on data breach to limit the damage?</w:t>
      </w:r>
    </w:p>
    <w:p w:rsid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Shall Authentication and Authorization be one service?</w:t>
      </w:r>
    </w:p>
    <w:p w:rsidR="000329B6" w:rsidRPr="002A48A5" w:rsidRDefault="000329B6" w:rsidP="000329B6">
      <w:pPr>
        <w:shd w:val="clear" w:color="auto" w:fill="FFFFFF"/>
        <w:spacing w:after="150" w:line="240" w:lineRule="auto"/>
        <w:ind w:left="420"/>
        <w:rPr>
          <w:rFonts w:ascii="inherit" w:eastAsia="Times New Roman" w:hAnsi="inherit" w:cs="Helvetica"/>
          <w:spacing w:val="-2"/>
          <w:sz w:val="24"/>
          <w:szCs w:val="24"/>
        </w:rPr>
      </w:pPr>
      <w:proofErr w:type="gramStart"/>
      <w:r>
        <w:rPr>
          <w:rFonts w:ascii="Arial" w:hAnsi="Arial" w:cs="Arial"/>
          <w:b/>
          <w:bCs/>
          <w:color w:val="222222"/>
          <w:shd w:val="clear" w:color="auto" w:fill="FFFFFF"/>
        </w:rPr>
        <w:t>Difference between Authentication and Authorization</w:t>
      </w:r>
      <w:r>
        <w:rPr>
          <w:rFonts w:ascii="Arial" w:hAnsi="Arial" w:cs="Arial"/>
          <w:color w:val="222222"/>
          <w:shd w:val="clear" w:color="auto" w:fill="FFFFFF"/>
        </w:rPr>
        <w:t>.</w:t>
      </w:r>
      <w:proofErr w:type="gramEnd"/>
      <w:r>
        <w:rPr>
          <w:rFonts w:ascii="Arial" w:hAnsi="Arial" w:cs="Arial"/>
          <w:color w:val="222222"/>
          <w:shd w:val="clear" w:color="auto" w:fill="FFFFFF"/>
        </w:rPr>
        <w:t xml:space="preserve"> ... </w:t>
      </w:r>
      <w:r>
        <w:rPr>
          <w:rFonts w:ascii="Arial" w:hAnsi="Arial" w:cs="Arial"/>
          <w:b/>
          <w:bCs/>
          <w:color w:val="222222"/>
          <w:shd w:val="clear" w:color="auto" w:fill="FFFFFF"/>
        </w:rPr>
        <w:t>Authentication</w:t>
      </w:r>
      <w:r>
        <w:rPr>
          <w:rFonts w:ascii="Arial" w:hAnsi="Arial" w:cs="Arial"/>
          <w:color w:val="222222"/>
          <w:shd w:val="clear" w:color="auto" w:fill="FFFFFF"/>
        </w:rPr>
        <w:t> means confirming your own identity, while </w:t>
      </w:r>
      <w:r>
        <w:rPr>
          <w:rFonts w:ascii="Arial" w:hAnsi="Arial" w:cs="Arial"/>
          <w:b/>
          <w:bCs/>
          <w:color w:val="222222"/>
          <w:shd w:val="clear" w:color="auto" w:fill="FFFFFF"/>
        </w:rPr>
        <w:t>authorization</w:t>
      </w:r>
      <w:r>
        <w:rPr>
          <w:rFonts w:ascii="Arial" w:hAnsi="Arial" w:cs="Arial"/>
          <w:color w:val="222222"/>
          <w:shd w:val="clear" w:color="auto" w:fill="FFFFFF"/>
        </w:rPr>
        <w:t> means granting access to the system. In simple terms, </w:t>
      </w:r>
      <w:r>
        <w:rPr>
          <w:rFonts w:ascii="Arial" w:hAnsi="Arial" w:cs="Arial"/>
          <w:b/>
          <w:bCs/>
          <w:color w:val="222222"/>
          <w:shd w:val="clear" w:color="auto" w:fill="FFFFFF"/>
        </w:rPr>
        <w:t>authentication</w:t>
      </w:r>
      <w:r>
        <w:rPr>
          <w:rFonts w:ascii="Arial" w:hAnsi="Arial" w:cs="Arial"/>
          <w:color w:val="222222"/>
          <w:shd w:val="clear" w:color="auto" w:fill="FFFFFF"/>
        </w:rPr>
        <w:t> is the process of verifying who you are, while </w:t>
      </w:r>
      <w:r>
        <w:rPr>
          <w:rFonts w:ascii="Arial" w:hAnsi="Arial" w:cs="Arial"/>
          <w:b/>
          <w:bCs/>
          <w:color w:val="222222"/>
          <w:shd w:val="clear" w:color="auto" w:fill="FFFFFF"/>
        </w:rPr>
        <w:t>authorization</w:t>
      </w:r>
      <w:r>
        <w:rPr>
          <w:rFonts w:ascii="Arial" w:hAnsi="Arial" w:cs="Arial"/>
          <w:color w:val="222222"/>
          <w:shd w:val="clear" w:color="auto" w:fill="FFFFFF"/>
        </w:rPr>
        <w:t> is the process of verifying what you have access to</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API Key security?</w:t>
      </w:r>
    </w:p>
    <w:p w:rsid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are best practices for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w:t>
      </w:r>
    </w:p>
    <w:p w:rsidR="000329B6" w:rsidRDefault="000329B6" w:rsidP="000329B6">
      <w:pPr>
        <w:pStyle w:val="Heading2"/>
        <w:shd w:val="clear" w:color="auto" w:fill="FFFFFF"/>
        <w:spacing w:before="300" w:beforeAutospacing="0" w:after="75" w:afterAutospacing="0"/>
        <w:rPr>
          <w:rFonts w:ascii="Helvetica" w:hAnsi="Helvetica" w:cs="Helvetica"/>
          <w:color w:val="333333"/>
          <w:spacing w:val="-8"/>
          <w:sz w:val="45"/>
          <w:szCs w:val="45"/>
        </w:rPr>
      </w:pPr>
      <w:r>
        <w:rPr>
          <w:rStyle w:val="Strong"/>
          <w:rFonts w:ascii="Helvetica" w:hAnsi="Helvetica" w:cs="Helvetica"/>
          <w:b/>
          <w:bCs/>
          <w:color w:val="333333"/>
          <w:spacing w:val="-8"/>
          <w:sz w:val="45"/>
          <w:szCs w:val="45"/>
        </w:rPr>
        <w:t>Best Practice #1</w:t>
      </w:r>
      <w:r>
        <w:rPr>
          <w:rFonts w:ascii="Helvetica" w:hAnsi="Helvetica" w:cs="Helvetica"/>
          <w:color w:val="333333"/>
          <w:spacing w:val="-8"/>
          <w:sz w:val="45"/>
          <w:szCs w:val="45"/>
        </w:rPr>
        <w:t> — Try to Reach the Glory of REST</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657850" cy="3829050"/>
            <wp:effectExtent l="19050" t="0" r="0" b="0"/>
            <wp:docPr id="29" name="Picture 29" descr="Screen Shot 2018-05-27 at 8.00.2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 Shot 2018-05-27 at 8.00.28 AM"/>
                    <pic:cNvPicPr>
                      <a:picLocks noChangeAspect="1" noChangeArrowheads="1"/>
                    </pic:cNvPicPr>
                  </pic:nvPicPr>
                  <pic:blipFill>
                    <a:blip r:embed="rId27"/>
                    <a:srcRect/>
                    <a:stretch>
                      <a:fillRect/>
                    </a:stretch>
                  </pic:blipFill>
                  <pic:spPr bwMode="auto">
                    <a:xfrm>
                      <a:off x="0" y="0"/>
                      <a:ext cx="5657850" cy="3829050"/>
                    </a:xfrm>
                    <a:prstGeom prst="rect">
                      <a:avLst/>
                    </a:prstGeom>
                    <a:noFill/>
                    <a:ln w="9525">
                      <a:noFill/>
                      <a:miter lim="800000"/>
                      <a:headEnd/>
                      <a:tailEnd/>
                    </a:ln>
                  </pic:spPr>
                </pic:pic>
              </a:graphicData>
            </a:graphic>
          </wp:inline>
        </w:drawing>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color w:val="333333"/>
          <w:sz w:val="21"/>
          <w:szCs w:val="21"/>
        </w:rPr>
        <w:t xml:space="preserve">Realize the benefits (nay, the glory) of REST APIs. Looking at Leonard Richardson’s Maturity Model, there are four levels of using REST. You can start a level 0, which is soft resources, using one endpoint; then Level 1, which has different resources, but has the same HTTP method; Level 2, which uses different HTTP methods, such as POST, PUT, DELETE, etc.; finally, Level 3 - you have navigational resources on your API responses. </w:t>
      </w:r>
      <w:proofErr w:type="gramStart"/>
      <w:r>
        <w:rPr>
          <w:rFonts w:ascii="Helvetica" w:hAnsi="Helvetica" w:cs="Helvetica"/>
          <w:color w:val="333333"/>
          <w:sz w:val="21"/>
          <w:szCs w:val="21"/>
        </w:rPr>
        <w:t>Behold,</w:t>
      </w:r>
      <w:proofErr w:type="gramEnd"/>
      <w:r>
        <w:rPr>
          <w:rFonts w:ascii="Helvetica" w:hAnsi="Helvetica" w:cs="Helvetica"/>
          <w:color w:val="333333"/>
          <w:sz w:val="21"/>
          <w:szCs w:val="21"/>
        </w:rPr>
        <w:t xml:space="preserve"> the glory!</w:t>
      </w:r>
    </w:p>
    <w:p w:rsidR="000329B6" w:rsidRDefault="000329B6" w:rsidP="000329B6">
      <w:pPr>
        <w:pStyle w:val="Heading2"/>
        <w:shd w:val="clear" w:color="auto" w:fill="FFFFFF"/>
        <w:spacing w:before="300" w:beforeAutospacing="0" w:after="75" w:afterAutospacing="0"/>
        <w:rPr>
          <w:rFonts w:ascii="Helvetica" w:hAnsi="Helvetica" w:cs="Helvetica"/>
          <w:color w:val="333333"/>
          <w:spacing w:val="-8"/>
          <w:sz w:val="45"/>
          <w:szCs w:val="45"/>
        </w:rPr>
      </w:pPr>
      <w:r>
        <w:rPr>
          <w:rStyle w:val="Strong"/>
          <w:rFonts w:ascii="Helvetica" w:hAnsi="Helvetica" w:cs="Helvetica"/>
          <w:b/>
          <w:bCs/>
          <w:color w:val="333333"/>
          <w:spacing w:val="-8"/>
          <w:sz w:val="45"/>
          <w:szCs w:val="45"/>
        </w:rPr>
        <w:t>Best Practice #2</w:t>
      </w:r>
      <w:r>
        <w:rPr>
          <w:rFonts w:ascii="Helvetica" w:hAnsi="Helvetica" w:cs="Helvetica"/>
          <w:color w:val="333333"/>
          <w:spacing w:val="-8"/>
          <w:sz w:val="45"/>
          <w:szCs w:val="45"/>
        </w:rPr>
        <w:t> — Use Spring HATEOAS</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color w:val="333333"/>
          <w:sz w:val="21"/>
          <w:szCs w:val="21"/>
        </w:rPr>
        <w:t>This helps you use navigable, restful APIs.</w:t>
      </w:r>
    </w:p>
    <w:p w:rsidR="000329B6" w:rsidRDefault="000329B6" w:rsidP="000329B6">
      <w:pPr>
        <w:pStyle w:val="Heading2"/>
        <w:shd w:val="clear" w:color="auto" w:fill="FFFFFF"/>
        <w:spacing w:before="300" w:beforeAutospacing="0" w:after="75" w:afterAutospacing="0"/>
        <w:rPr>
          <w:rFonts w:ascii="Helvetica" w:hAnsi="Helvetica" w:cs="Helvetica"/>
          <w:color w:val="333333"/>
          <w:spacing w:val="-8"/>
          <w:sz w:val="45"/>
          <w:szCs w:val="45"/>
        </w:rPr>
      </w:pPr>
      <w:r>
        <w:rPr>
          <w:rStyle w:val="Strong"/>
          <w:rFonts w:ascii="Helvetica" w:hAnsi="Helvetica" w:cs="Helvetica"/>
          <w:b/>
          <w:bCs/>
          <w:color w:val="333333"/>
          <w:spacing w:val="-8"/>
          <w:sz w:val="45"/>
          <w:szCs w:val="45"/>
        </w:rPr>
        <w:t>Best Practice #3</w:t>
      </w:r>
      <w:r>
        <w:rPr>
          <w:rFonts w:ascii="Helvetica" w:hAnsi="Helvetica" w:cs="Helvetica"/>
          <w:color w:val="333333"/>
          <w:spacing w:val="-8"/>
          <w:sz w:val="45"/>
          <w:szCs w:val="45"/>
        </w:rPr>
        <w:t> — Use Distributed Configuration</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color w:val="333333"/>
          <w:sz w:val="21"/>
          <w:szCs w:val="21"/>
        </w:rPr>
        <w:t xml:space="preserve">This way, you aren’t configuring 50 different configurations one at a time. Consul can be used to keep </w:t>
      </w:r>
      <w:proofErr w:type="spellStart"/>
      <w:r>
        <w:rPr>
          <w:rFonts w:ascii="Helvetica" w:hAnsi="Helvetica" w:cs="Helvetica"/>
          <w:color w:val="333333"/>
          <w:sz w:val="21"/>
          <w:szCs w:val="21"/>
        </w:rPr>
        <w:t>config</w:t>
      </w:r>
      <w:proofErr w:type="spellEnd"/>
      <w:r>
        <w:rPr>
          <w:rFonts w:ascii="Helvetica" w:hAnsi="Helvetica" w:cs="Helvetica"/>
          <w:color w:val="333333"/>
          <w:sz w:val="21"/>
          <w:szCs w:val="21"/>
        </w:rPr>
        <w:t xml:space="preserve"> at Key/Value.</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524500" cy="3209925"/>
            <wp:effectExtent l="19050" t="0" r="0" b="0"/>
            <wp:docPr id="30" name="Picture 30" descr="Screen Shot 2018-05-27 at 8.01.5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 Shot 2018-05-27 at 8.01.56 AM"/>
                    <pic:cNvPicPr>
                      <a:picLocks noChangeAspect="1" noChangeArrowheads="1"/>
                    </pic:cNvPicPr>
                  </pic:nvPicPr>
                  <pic:blipFill>
                    <a:blip r:embed="rId28"/>
                    <a:srcRect/>
                    <a:stretch>
                      <a:fillRect/>
                    </a:stretch>
                  </pic:blipFill>
                  <pic:spPr bwMode="auto">
                    <a:xfrm>
                      <a:off x="0" y="0"/>
                      <a:ext cx="5524500" cy="3209925"/>
                    </a:xfrm>
                    <a:prstGeom prst="rect">
                      <a:avLst/>
                    </a:prstGeom>
                    <a:noFill/>
                    <a:ln w="9525">
                      <a:noFill/>
                      <a:miter lim="800000"/>
                      <a:headEnd/>
                      <a:tailEnd/>
                    </a:ln>
                  </pic:spPr>
                </pic:pic>
              </a:graphicData>
            </a:graphic>
          </wp:inline>
        </w:drawing>
      </w:r>
    </w:p>
    <w:p w:rsidR="000329B6" w:rsidRDefault="000329B6" w:rsidP="000329B6">
      <w:pPr>
        <w:pStyle w:val="Heading2"/>
        <w:shd w:val="clear" w:color="auto" w:fill="FFFFFF"/>
        <w:spacing w:before="300" w:beforeAutospacing="0" w:after="75" w:afterAutospacing="0"/>
        <w:rPr>
          <w:rFonts w:ascii="Helvetica" w:hAnsi="Helvetica" w:cs="Helvetica"/>
          <w:color w:val="333333"/>
          <w:spacing w:val="-8"/>
          <w:sz w:val="45"/>
          <w:szCs w:val="45"/>
        </w:rPr>
      </w:pPr>
      <w:r>
        <w:rPr>
          <w:rStyle w:val="Strong"/>
          <w:rFonts w:ascii="Helvetica" w:hAnsi="Helvetica" w:cs="Helvetica"/>
          <w:b/>
          <w:bCs/>
          <w:color w:val="333333"/>
          <w:spacing w:val="-8"/>
          <w:sz w:val="45"/>
          <w:szCs w:val="45"/>
        </w:rPr>
        <w:t>Best Practice #4 — </w:t>
      </w:r>
      <w:r>
        <w:rPr>
          <w:rFonts w:ascii="Helvetica" w:hAnsi="Helvetica" w:cs="Helvetica"/>
          <w:color w:val="333333"/>
          <w:spacing w:val="-8"/>
          <w:sz w:val="45"/>
          <w:szCs w:val="45"/>
        </w:rPr>
        <w:t>Client Code Generation</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proofErr w:type="spellStart"/>
      <w:r>
        <w:rPr>
          <w:rFonts w:ascii="Helvetica" w:hAnsi="Helvetica" w:cs="Helvetica"/>
          <w:color w:val="333333"/>
          <w:sz w:val="21"/>
          <w:szCs w:val="21"/>
        </w:rPr>
        <w:t>Hüseyin</w:t>
      </w:r>
      <w:proofErr w:type="spellEnd"/>
      <w:r>
        <w:rPr>
          <w:rFonts w:ascii="Helvetica" w:hAnsi="Helvetica" w:cs="Helvetica"/>
          <w:color w:val="333333"/>
          <w:sz w:val="21"/>
          <w:szCs w:val="21"/>
        </w:rPr>
        <w:t xml:space="preserve"> suggests, “</w:t>
      </w:r>
      <w:proofErr w:type="gramStart"/>
      <w:r>
        <w:rPr>
          <w:rFonts w:ascii="Helvetica" w:hAnsi="Helvetica" w:cs="Helvetica"/>
          <w:color w:val="333333"/>
          <w:sz w:val="21"/>
          <w:szCs w:val="21"/>
        </w:rPr>
        <w:t>either</w:t>
      </w:r>
      <w:proofErr w:type="gramEnd"/>
      <w:r>
        <w:rPr>
          <w:rFonts w:ascii="Helvetica" w:hAnsi="Helvetica" w:cs="Helvetica"/>
          <w:color w:val="333333"/>
          <w:sz w:val="21"/>
          <w:szCs w:val="21"/>
        </w:rPr>
        <w:t xml:space="preserve"> using Swagger to generate your client code on any supported language or use feign client with a little annotation and client-side load balancing with Ribbon.”</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76950" cy="981075"/>
            <wp:effectExtent l="19050" t="0" r="0" b="0"/>
            <wp:docPr id="31" name="Picture 31" descr="Screen Shot 2018-05-27 at 8.02.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 Shot 2018-05-27 at 8.02.37 AM"/>
                    <pic:cNvPicPr>
                      <a:picLocks noChangeAspect="1" noChangeArrowheads="1"/>
                    </pic:cNvPicPr>
                  </pic:nvPicPr>
                  <pic:blipFill>
                    <a:blip r:embed="rId29"/>
                    <a:srcRect/>
                    <a:stretch>
                      <a:fillRect/>
                    </a:stretch>
                  </pic:blipFill>
                  <pic:spPr bwMode="auto">
                    <a:xfrm>
                      <a:off x="0" y="0"/>
                      <a:ext cx="6076950" cy="981075"/>
                    </a:xfrm>
                    <a:prstGeom prst="rect">
                      <a:avLst/>
                    </a:prstGeom>
                    <a:noFill/>
                    <a:ln w="9525">
                      <a:noFill/>
                      <a:miter lim="800000"/>
                      <a:headEnd/>
                      <a:tailEnd/>
                    </a:ln>
                  </pic:spPr>
                </pic:pic>
              </a:graphicData>
            </a:graphic>
          </wp:inline>
        </w:drawing>
      </w:r>
    </w:p>
    <w:p w:rsidR="000329B6" w:rsidRDefault="000329B6" w:rsidP="000329B6">
      <w:pPr>
        <w:pStyle w:val="Heading2"/>
        <w:shd w:val="clear" w:color="auto" w:fill="FFFFFF"/>
        <w:spacing w:before="300" w:beforeAutospacing="0" w:after="75" w:afterAutospacing="0"/>
        <w:rPr>
          <w:rFonts w:ascii="Helvetica" w:hAnsi="Helvetica" w:cs="Helvetica"/>
          <w:color w:val="333333"/>
          <w:spacing w:val="-8"/>
          <w:sz w:val="45"/>
          <w:szCs w:val="45"/>
        </w:rPr>
      </w:pPr>
      <w:r>
        <w:rPr>
          <w:rStyle w:val="Strong"/>
          <w:rFonts w:ascii="Helvetica" w:hAnsi="Helvetica" w:cs="Helvetica"/>
          <w:b/>
          <w:bCs/>
          <w:color w:val="333333"/>
          <w:spacing w:val="-8"/>
          <w:sz w:val="45"/>
          <w:szCs w:val="45"/>
        </w:rPr>
        <w:t>Best Practice #5 — </w:t>
      </w:r>
      <w:r>
        <w:rPr>
          <w:rFonts w:ascii="Helvetica" w:hAnsi="Helvetica" w:cs="Helvetica"/>
          <w:color w:val="333333"/>
          <w:spacing w:val="-8"/>
          <w:sz w:val="45"/>
          <w:szCs w:val="45"/>
        </w:rPr>
        <w:t>Continuous Delivery</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proofErr w:type="spellStart"/>
      <w:r>
        <w:rPr>
          <w:rFonts w:ascii="Helvetica" w:hAnsi="Helvetica" w:cs="Helvetica"/>
          <w:color w:val="333333"/>
          <w:sz w:val="21"/>
          <w:szCs w:val="21"/>
        </w:rPr>
        <w:t>Hüseyin</w:t>
      </w:r>
      <w:proofErr w:type="spellEnd"/>
      <w:r>
        <w:rPr>
          <w:rFonts w:ascii="Helvetica" w:hAnsi="Helvetica" w:cs="Helvetica"/>
          <w:color w:val="333333"/>
          <w:sz w:val="21"/>
          <w:szCs w:val="21"/>
        </w:rPr>
        <w:t xml:space="preserve"> walks through some examples using </w:t>
      </w:r>
      <w:hyperlink r:id="rId30" w:tgtFrame="_blank" w:history="1">
        <w:r>
          <w:rPr>
            <w:rStyle w:val="Hyperlink"/>
            <w:rFonts w:ascii="Helvetica" w:hAnsi="Helvetica" w:cs="Helvetica"/>
            <w:color w:val="29A8FF"/>
            <w:sz w:val="21"/>
            <w:szCs w:val="21"/>
            <w:u w:val="none"/>
          </w:rPr>
          <w:t>Jenkins</w:t>
        </w:r>
      </w:hyperlink>
      <w:r>
        <w:rPr>
          <w:rFonts w:ascii="Helvetica" w:hAnsi="Helvetica" w:cs="Helvetica"/>
          <w:color w:val="333333"/>
          <w:sz w:val="21"/>
          <w:szCs w:val="21"/>
        </w:rPr>
        <w:t> and </w:t>
      </w:r>
      <w:proofErr w:type="spellStart"/>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"https://www.docker.com/" \t "_blank" </w:instrText>
      </w:r>
      <w:r>
        <w:rPr>
          <w:rFonts w:ascii="Helvetica" w:hAnsi="Helvetica" w:cs="Helvetica"/>
          <w:color w:val="333333"/>
          <w:sz w:val="21"/>
          <w:szCs w:val="21"/>
        </w:rPr>
        <w:fldChar w:fldCharType="separate"/>
      </w:r>
      <w:r>
        <w:rPr>
          <w:rStyle w:val="Hyperlink"/>
          <w:rFonts w:ascii="Helvetica" w:hAnsi="Helvetica" w:cs="Helvetica"/>
          <w:color w:val="29A8FF"/>
          <w:sz w:val="21"/>
          <w:szCs w:val="21"/>
          <w:u w:val="none"/>
        </w:rPr>
        <w:t>Docker</w:t>
      </w:r>
      <w:proofErr w:type="spellEnd"/>
      <w:r>
        <w:rPr>
          <w:rFonts w:ascii="Helvetica" w:hAnsi="Helvetica" w:cs="Helvetica"/>
          <w:color w:val="333333"/>
          <w:sz w:val="21"/>
          <w:szCs w:val="21"/>
        </w:rPr>
        <w:fldChar w:fldCharType="end"/>
      </w:r>
      <w:r>
        <w:rPr>
          <w:rFonts w:ascii="Helvetica" w:hAnsi="Helvetica" w:cs="Helvetica"/>
          <w:color w:val="333333"/>
          <w:sz w:val="21"/>
          <w:szCs w:val="21"/>
        </w:rPr>
        <w:t>.</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153025" cy="2819400"/>
            <wp:effectExtent l="19050" t="0" r="9525" b="0"/>
            <wp:docPr id="32" name="Picture 32" descr="Screen Shot 2018-05-27 at 8.03.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 Shot 2018-05-27 at 8.03.29 AM"/>
                    <pic:cNvPicPr>
                      <a:picLocks noChangeAspect="1" noChangeArrowheads="1"/>
                    </pic:cNvPicPr>
                  </pic:nvPicPr>
                  <pic:blipFill>
                    <a:blip r:embed="rId31"/>
                    <a:srcRect/>
                    <a:stretch>
                      <a:fillRect/>
                    </a:stretch>
                  </pic:blipFill>
                  <pic:spPr bwMode="auto">
                    <a:xfrm>
                      <a:off x="0" y="0"/>
                      <a:ext cx="5153025" cy="2819400"/>
                    </a:xfrm>
                    <a:prstGeom prst="rect">
                      <a:avLst/>
                    </a:prstGeom>
                    <a:noFill/>
                    <a:ln w="9525">
                      <a:noFill/>
                      <a:miter lim="800000"/>
                      <a:headEnd/>
                      <a:tailEnd/>
                    </a:ln>
                  </pic:spPr>
                </pic:pic>
              </a:graphicData>
            </a:graphic>
          </wp:inline>
        </w:drawing>
      </w:r>
    </w:p>
    <w:p w:rsidR="000329B6" w:rsidRDefault="000329B6" w:rsidP="000329B6">
      <w:pPr>
        <w:pStyle w:val="Heading2"/>
        <w:shd w:val="clear" w:color="auto" w:fill="FFFFFF"/>
        <w:spacing w:before="300" w:beforeAutospacing="0" w:after="75" w:afterAutospacing="0"/>
        <w:rPr>
          <w:rFonts w:ascii="Helvetica" w:hAnsi="Helvetica" w:cs="Helvetica"/>
          <w:color w:val="333333"/>
          <w:spacing w:val="-8"/>
          <w:sz w:val="45"/>
          <w:szCs w:val="45"/>
        </w:rPr>
      </w:pPr>
      <w:r>
        <w:rPr>
          <w:rStyle w:val="Strong"/>
          <w:rFonts w:ascii="Helvetica" w:hAnsi="Helvetica" w:cs="Helvetica"/>
          <w:b/>
          <w:bCs/>
          <w:color w:val="333333"/>
          <w:spacing w:val="-8"/>
          <w:sz w:val="45"/>
          <w:szCs w:val="45"/>
        </w:rPr>
        <w:t>Best Practice #6</w:t>
      </w:r>
      <w:r>
        <w:rPr>
          <w:rFonts w:ascii="Helvetica" w:hAnsi="Helvetica" w:cs="Helvetica"/>
          <w:color w:val="333333"/>
          <w:spacing w:val="-8"/>
          <w:sz w:val="45"/>
          <w:szCs w:val="45"/>
        </w:rPr>
        <w:t> — Monitor</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color w:val="333333"/>
          <w:sz w:val="21"/>
          <w:szCs w:val="21"/>
        </w:rPr>
        <w:t>In fact, monitor everything.</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867400" cy="3114675"/>
            <wp:effectExtent l="19050" t="0" r="0" b="0"/>
            <wp:docPr id="33" name="Picture 33" descr="Screen Shot 2018-05-27 at 8.04.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 Shot 2018-05-27 at 8.04.09 AM"/>
                    <pic:cNvPicPr>
                      <a:picLocks noChangeAspect="1" noChangeArrowheads="1"/>
                    </pic:cNvPicPr>
                  </pic:nvPicPr>
                  <pic:blipFill>
                    <a:blip r:embed="rId32"/>
                    <a:srcRect/>
                    <a:stretch>
                      <a:fillRect/>
                    </a:stretch>
                  </pic:blipFill>
                  <pic:spPr bwMode="auto">
                    <a:xfrm>
                      <a:off x="0" y="0"/>
                      <a:ext cx="5867400" cy="3114675"/>
                    </a:xfrm>
                    <a:prstGeom prst="rect">
                      <a:avLst/>
                    </a:prstGeom>
                    <a:noFill/>
                    <a:ln w="9525">
                      <a:noFill/>
                      <a:miter lim="800000"/>
                      <a:headEnd/>
                      <a:tailEnd/>
                    </a:ln>
                  </pic:spPr>
                </pic:pic>
              </a:graphicData>
            </a:graphic>
          </wp:inline>
        </w:drawing>
      </w:r>
    </w:p>
    <w:p w:rsidR="000329B6" w:rsidRDefault="000329B6" w:rsidP="000329B6">
      <w:pPr>
        <w:pStyle w:val="Heading2"/>
        <w:shd w:val="clear" w:color="auto" w:fill="FFFFFF"/>
        <w:spacing w:before="300" w:beforeAutospacing="0" w:after="75" w:afterAutospacing="0"/>
        <w:rPr>
          <w:rFonts w:ascii="Helvetica" w:hAnsi="Helvetica" w:cs="Helvetica"/>
          <w:color w:val="333333"/>
          <w:spacing w:val="-8"/>
          <w:sz w:val="45"/>
          <w:szCs w:val="45"/>
        </w:rPr>
      </w:pPr>
      <w:r>
        <w:rPr>
          <w:rStyle w:val="Strong"/>
          <w:rFonts w:ascii="Helvetica" w:hAnsi="Helvetica" w:cs="Helvetica"/>
          <w:b/>
          <w:bCs/>
          <w:color w:val="333333"/>
          <w:spacing w:val="-8"/>
          <w:sz w:val="45"/>
          <w:szCs w:val="45"/>
        </w:rPr>
        <w:t>Best Practice #7</w:t>
      </w:r>
      <w:r>
        <w:rPr>
          <w:rFonts w:ascii="Helvetica" w:hAnsi="Helvetica" w:cs="Helvetica"/>
          <w:color w:val="333333"/>
          <w:spacing w:val="-8"/>
          <w:sz w:val="45"/>
          <w:szCs w:val="45"/>
        </w:rPr>
        <w:t> — Logging</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proofErr w:type="spellStart"/>
      <w:r>
        <w:rPr>
          <w:rFonts w:ascii="Helvetica" w:hAnsi="Helvetica" w:cs="Helvetica"/>
          <w:color w:val="333333"/>
          <w:sz w:val="21"/>
          <w:szCs w:val="21"/>
        </w:rPr>
        <w:t>Hüseyin</w:t>
      </w:r>
      <w:proofErr w:type="spellEnd"/>
      <w:r>
        <w:rPr>
          <w:rFonts w:ascii="Helvetica" w:hAnsi="Helvetica" w:cs="Helvetica"/>
          <w:color w:val="333333"/>
          <w:sz w:val="21"/>
          <w:szCs w:val="21"/>
        </w:rPr>
        <w:t xml:space="preserve"> points out there are numerous </w:t>
      </w:r>
      <w:proofErr w:type="spellStart"/>
      <w:r>
        <w:rPr>
          <w:rFonts w:ascii="Helvetica" w:hAnsi="Helvetica" w:cs="Helvetica"/>
          <w:color w:val="333333"/>
          <w:sz w:val="21"/>
          <w:szCs w:val="21"/>
        </w:rPr>
        <w:t>Docker</w:t>
      </w:r>
      <w:proofErr w:type="spellEnd"/>
      <w:r>
        <w:rPr>
          <w:rFonts w:ascii="Helvetica" w:hAnsi="Helvetica" w:cs="Helvetica"/>
          <w:color w:val="333333"/>
          <w:sz w:val="21"/>
          <w:szCs w:val="21"/>
        </w:rPr>
        <w:t xml:space="preserve"> log drivers. He walks through examples with GELF (</w:t>
      </w:r>
      <w:proofErr w:type="spellStart"/>
      <w:r>
        <w:rPr>
          <w:rFonts w:ascii="Helvetica" w:hAnsi="Helvetica" w:cs="Helvetica"/>
          <w:color w:val="333333"/>
          <w:sz w:val="21"/>
          <w:szCs w:val="21"/>
        </w:rPr>
        <w:t>Graylog</w:t>
      </w:r>
      <w:proofErr w:type="spellEnd"/>
      <w:r>
        <w:rPr>
          <w:rFonts w:ascii="Helvetica" w:hAnsi="Helvetica" w:cs="Helvetica"/>
          <w:color w:val="333333"/>
          <w:sz w:val="21"/>
          <w:szCs w:val="21"/>
        </w:rPr>
        <w:t xml:space="preserve"> Extended Log Format).</w:t>
      </w:r>
    </w:p>
    <w:p w:rsidR="000329B6" w:rsidRDefault="000329B6" w:rsidP="000329B6">
      <w:pPr>
        <w:pStyle w:val="Heading2"/>
        <w:shd w:val="clear" w:color="auto" w:fill="FFFFFF"/>
        <w:spacing w:before="300" w:beforeAutospacing="0" w:after="75" w:afterAutospacing="0"/>
        <w:rPr>
          <w:rFonts w:ascii="Helvetica" w:hAnsi="Helvetica" w:cs="Helvetica"/>
          <w:color w:val="333333"/>
          <w:spacing w:val="-8"/>
          <w:sz w:val="45"/>
          <w:szCs w:val="45"/>
        </w:rPr>
      </w:pPr>
      <w:r>
        <w:rPr>
          <w:rStyle w:val="Strong"/>
          <w:rFonts w:ascii="Helvetica" w:hAnsi="Helvetica" w:cs="Helvetica"/>
          <w:b/>
          <w:bCs/>
          <w:color w:val="333333"/>
          <w:spacing w:val="-8"/>
          <w:sz w:val="45"/>
          <w:szCs w:val="45"/>
        </w:rPr>
        <w:t>Best Practice #8 —</w:t>
      </w:r>
      <w:r>
        <w:rPr>
          <w:rFonts w:ascii="Helvetica" w:hAnsi="Helvetica" w:cs="Helvetica"/>
          <w:color w:val="333333"/>
          <w:spacing w:val="-8"/>
          <w:sz w:val="45"/>
          <w:szCs w:val="45"/>
        </w:rPr>
        <w:t> APM</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proofErr w:type="gramStart"/>
      <w:r>
        <w:rPr>
          <w:rFonts w:ascii="Helvetica" w:hAnsi="Helvetica" w:cs="Helvetica"/>
          <w:color w:val="333333"/>
          <w:sz w:val="21"/>
          <w:szCs w:val="21"/>
        </w:rPr>
        <w:lastRenderedPageBreak/>
        <w:t>Application performance management.</w:t>
      </w:r>
      <w:proofErr w:type="gramEnd"/>
      <w:r>
        <w:rPr>
          <w:rFonts w:ascii="Helvetica" w:hAnsi="Helvetica" w:cs="Helvetica"/>
          <w:color w:val="333333"/>
          <w:sz w:val="21"/>
          <w:szCs w:val="21"/>
        </w:rPr>
        <w:t xml:space="preserve"> This collects extra details to help you troubleshoot issues. </w:t>
      </w:r>
      <w:proofErr w:type="spellStart"/>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"https://zipkin.io/" \t "_blank" </w:instrText>
      </w:r>
      <w:r>
        <w:rPr>
          <w:rFonts w:ascii="Helvetica" w:hAnsi="Helvetica" w:cs="Helvetica"/>
          <w:color w:val="333333"/>
          <w:sz w:val="21"/>
          <w:szCs w:val="21"/>
        </w:rPr>
        <w:fldChar w:fldCharType="separate"/>
      </w:r>
      <w:r>
        <w:rPr>
          <w:rStyle w:val="Hyperlink"/>
          <w:rFonts w:ascii="Helvetica" w:hAnsi="Helvetica" w:cs="Helvetica"/>
          <w:color w:val="29A8FF"/>
          <w:sz w:val="21"/>
          <w:szCs w:val="21"/>
          <w:u w:val="none"/>
        </w:rPr>
        <w:t>Zipkin</w:t>
      </w:r>
      <w:proofErr w:type="spellEnd"/>
      <w:r>
        <w:rPr>
          <w:rFonts w:ascii="Helvetica" w:hAnsi="Helvetica" w:cs="Helvetica"/>
          <w:color w:val="333333"/>
          <w:sz w:val="21"/>
          <w:szCs w:val="21"/>
        </w:rPr>
        <w:fldChar w:fldCharType="end"/>
      </w:r>
      <w:r>
        <w:rPr>
          <w:rFonts w:ascii="Helvetica" w:hAnsi="Helvetica" w:cs="Helvetica"/>
          <w:color w:val="333333"/>
          <w:sz w:val="21"/>
          <w:szCs w:val="21"/>
        </w:rPr>
        <w:t xml:space="preserve"> is an open source option </w:t>
      </w:r>
      <w:proofErr w:type="spellStart"/>
      <w:r>
        <w:rPr>
          <w:rFonts w:ascii="Helvetica" w:hAnsi="Helvetica" w:cs="Helvetica"/>
          <w:color w:val="333333"/>
          <w:sz w:val="21"/>
          <w:szCs w:val="21"/>
        </w:rPr>
        <w:t>Hüseyin</w:t>
      </w:r>
      <w:proofErr w:type="spellEnd"/>
      <w:r>
        <w:rPr>
          <w:rFonts w:ascii="Helvetica" w:hAnsi="Helvetica" w:cs="Helvetica"/>
          <w:color w:val="333333"/>
          <w:sz w:val="21"/>
          <w:szCs w:val="21"/>
        </w:rPr>
        <w:t xml:space="preserve"> walks through.</w:t>
      </w:r>
    </w:p>
    <w:p w:rsidR="000329B6" w:rsidRDefault="000329B6" w:rsidP="000329B6">
      <w:pPr>
        <w:pStyle w:val="Heading2"/>
        <w:shd w:val="clear" w:color="auto" w:fill="FFFFFF"/>
        <w:spacing w:before="300" w:beforeAutospacing="0" w:after="75" w:afterAutospacing="0"/>
        <w:rPr>
          <w:rFonts w:ascii="Helvetica" w:hAnsi="Helvetica" w:cs="Helvetica"/>
          <w:color w:val="333333"/>
          <w:spacing w:val="-8"/>
          <w:sz w:val="45"/>
          <w:szCs w:val="45"/>
        </w:rPr>
      </w:pPr>
      <w:r>
        <w:rPr>
          <w:rStyle w:val="Strong"/>
          <w:rFonts w:ascii="Helvetica" w:hAnsi="Helvetica" w:cs="Helvetica"/>
          <w:b/>
          <w:bCs/>
          <w:color w:val="333333"/>
          <w:spacing w:val="-8"/>
          <w:sz w:val="45"/>
          <w:szCs w:val="45"/>
        </w:rPr>
        <w:t>Best Practice #9</w:t>
      </w:r>
      <w:r>
        <w:rPr>
          <w:rFonts w:ascii="Helvetica" w:hAnsi="Helvetica" w:cs="Helvetica"/>
          <w:color w:val="333333"/>
          <w:spacing w:val="-8"/>
          <w:sz w:val="45"/>
          <w:szCs w:val="45"/>
        </w:rPr>
        <w:t> — API Gateways to Aggregate Data to Specific Clients</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562600" cy="3057525"/>
            <wp:effectExtent l="19050" t="0" r="0" b="0"/>
            <wp:docPr id="34" name="Picture 34" descr="Screen Shot 2018-05-27 at 8.04.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 Shot 2018-05-27 at 8.04.51 AM"/>
                    <pic:cNvPicPr>
                      <a:picLocks noChangeAspect="1" noChangeArrowheads="1"/>
                    </pic:cNvPicPr>
                  </pic:nvPicPr>
                  <pic:blipFill>
                    <a:blip r:embed="rId33"/>
                    <a:srcRect/>
                    <a:stretch>
                      <a:fillRect/>
                    </a:stretch>
                  </pic:blipFill>
                  <pic:spPr bwMode="auto">
                    <a:xfrm>
                      <a:off x="0" y="0"/>
                      <a:ext cx="5562600" cy="3057525"/>
                    </a:xfrm>
                    <a:prstGeom prst="rect">
                      <a:avLst/>
                    </a:prstGeom>
                    <a:noFill/>
                    <a:ln w="9525">
                      <a:noFill/>
                      <a:miter lim="800000"/>
                      <a:headEnd/>
                      <a:tailEnd/>
                    </a:ln>
                  </pic:spPr>
                </pic:pic>
              </a:graphicData>
            </a:graphic>
          </wp:inline>
        </w:drawing>
      </w:r>
    </w:p>
    <w:p w:rsidR="000329B6" w:rsidRDefault="000329B6" w:rsidP="000329B6">
      <w:pPr>
        <w:pStyle w:val="Heading2"/>
        <w:shd w:val="clear" w:color="auto" w:fill="FFFFFF"/>
        <w:spacing w:before="300" w:beforeAutospacing="0" w:after="75" w:afterAutospacing="0"/>
        <w:rPr>
          <w:rFonts w:ascii="Helvetica" w:hAnsi="Helvetica" w:cs="Helvetica"/>
          <w:color w:val="333333"/>
          <w:spacing w:val="-8"/>
          <w:sz w:val="45"/>
          <w:szCs w:val="45"/>
        </w:rPr>
      </w:pPr>
      <w:r>
        <w:rPr>
          <w:rStyle w:val="Strong"/>
          <w:rFonts w:ascii="Helvetica" w:hAnsi="Helvetica" w:cs="Helvetica"/>
          <w:b/>
          <w:bCs/>
          <w:color w:val="333333"/>
          <w:spacing w:val="-8"/>
          <w:sz w:val="45"/>
          <w:szCs w:val="45"/>
        </w:rPr>
        <w:t>Best Practice #10</w:t>
      </w:r>
      <w:r>
        <w:rPr>
          <w:rFonts w:ascii="Helvetica" w:hAnsi="Helvetica" w:cs="Helvetica"/>
          <w:color w:val="333333"/>
          <w:spacing w:val="-8"/>
          <w:sz w:val="45"/>
          <w:szCs w:val="45"/>
        </w:rPr>
        <w:t> — Event Sourcing and CQRS (Command and Query Responsibility Segregation)</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color w:val="333333"/>
          <w:sz w:val="21"/>
          <w:szCs w:val="21"/>
        </w:rPr>
        <w:t>A Command alters the state of an object, but does not return data. A Query returns data, but does not alter the state of the object.</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color w:val="333333"/>
          <w:sz w:val="21"/>
          <w:szCs w:val="21"/>
        </w:rPr>
        <w:t xml:space="preserve">You can watch </w:t>
      </w:r>
      <w:proofErr w:type="spellStart"/>
      <w:r>
        <w:rPr>
          <w:rFonts w:ascii="Helvetica" w:hAnsi="Helvetica" w:cs="Helvetica"/>
          <w:color w:val="333333"/>
          <w:sz w:val="21"/>
          <w:szCs w:val="21"/>
        </w:rPr>
        <w:t>Hüseyin’s</w:t>
      </w:r>
      <w:proofErr w:type="spellEnd"/>
      <w:r>
        <w:rPr>
          <w:rFonts w:ascii="Helvetica" w:hAnsi="Helvetica" w:cs="Helvetica"/>
          <w:color w:val="333333"/>
          <w:sz w:val="21"/>
          <w:szCs w:val="21"/>
        </w:rPr>
        <w:t xml:space="preserve"> full talk </w:t>
      </w:r>
      <w:hyperlink r:id="rId34" w:tgtFrame="_blank" w:history="1">
        <w:r>
          <w:rPr>
            <w:rStyle w:val="Hyperlink"/>
            <w:rFonts w:ascii="Helvetica" w:hAnsi="Helvetica" w:cs="Helvetica"/>
            <w:color w:val="29A8FF"/>
            <w:sz w:val="21"/>
            <w:szCs w:val="21"/>
            <w:u w:val="none"/>
          </w:rPr>
          <w:t>here</w:t>
        </w:r>
      </w:hyperlink>
      <w:r>
        <w:rPr>
          <w:rFonts w:ascii="Helvetica" w:hAnsi="Helvetica" w:cs="Helvetica"/>
          <w:color w:val="333333"/>
          <w:sz w:val="21"/>
          <w:szCs w:val="21"/>
        </w:rPr>
        <w:t>. He walks through technical examples and solutions to each best practice.</w:t>
      </w:r>
    </w:p>
    <w:p w:rsidR="000329B6" w:rsidRDefault="000329B6" w:rsidP="000329B6">
      <w:pPr>
        <w:pStyle w:val="NormalWeb"/>
        <w:shd w:val="clear" w:color="auto" w:fill="FFFFFF"/>
        <w:spacing w:before="75" w:beforeAutospacing="0" w:after="225" w:afterAutospacing="0"/>
        <w:rPr>
          <w:rFonts w:ascii="Helvetica" w:hAnsi="Helvetica" w:cs="Helvetica"/>
          <w:color w:val="333333"/>
          <w:sz w:val="21"/>
          <w:szCs w:val="21"/>
        </w:rPr>
      </w:pPr>
      <w:r>
        <w:rPr>
          <w:rFonts w:ascii="Helvetica" w:hAnsi="Helvetica" w:cs="Helvetica"/>
          <w:color w:val="333333"/>
          <w:sz w:val="21"/>
          <w:szCs w:val="21"/>
        </w:rPr>
        <w:t xml:space="preserve">Craving more on Modern Infrastructure and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w:t>
      </w:r>
      <w:proofErr w:type="gramStart"/>
      <w:r>
        <w:rPr>
          <w:rFonts w:ascii="Helvetica" w:hAnsi="Helvetica" w:cs="Helvetica"/>
          <w:color w:val="333333"/>
          <w:sz w:val="21"/>
          <w:szCs w:val="21"/>
        </w:rPr>
        <w:t>Binge watch</w:t>
      </w:r>
      <w:proofErr w:type="gramEnd"/>
      <w:r>
        <w:rPr>
          <w:rFonts w:ascii="Helvetica" w:hAnsi="Helvetica" w:cs="Helvetica"/>
          <w:color w:val="333333"/>
          <w:sz w:val="21"/>
          <w:szCs w:val="21"/>
        </w:rPr>
        <w:t xml:space="preserve"> any of the 20 sessions, free of charge, from All Day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w:t>
      </w:r>
      <w:hyperlink r:id="rId35" w:tgtFrame="_blank" w:history="1">
        <w:r>
          <w:rPr>
            <w:rStyle w:val="Hyperlink"/>
            <w:rFonts w:ascii="Helvetica" w:hAnsi="Helvetica" w:cs="Helvetica"/>
            <w:color w:val="29A8FF"/>
            <w:sz w:val="21"/>
            <w:szCs w:val="21"/>
            <w:u w:val="none"/>
          </w:rPr>
          <w:t>here</w:t>
        </w:r>
      </w:hyperlink>
      <w:r>
        <w:rPr>
          <w:rFonts w:ascii="Helvetica" w:hAnsi="Helvetica" w:cs="Helvetica"/>
          <w:color w:val="333333"/>
          <w:sz w:val="21"/>
          <w:szCs w:val="21"/>
        </w:rPr>
        <w:t>.</w:t>
      </w:r>
    </w:p>
    <w:p w:rsidR="000329B6" w:rsidRPr="002A48A5" w:rsidRDefault="000329B6" w:rsidP="000329B6">
      <w:pPr>
        <w:shd w:val="clear" w:color="auto" w:fill="FFFFFF"/>
        <w:spacing w:after="150" w:line="240" w:lineRule="auto"/>
        <w:ind w:left="420"/>
        <w:rPr>
          <w:rFonts w:ascii="inherit" w:eastAsia="Times New Roman" w:hAnsi="inherit" w:cs="Helvetica"/>
          <w:spacing w:val="-2"/>
          <w:sz w:val="24"/>
          <w:szCs w:val="24"/>
        </w:rPr>
      </w:pP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Shall we share common domain models or DTOs across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w:t>
      </w:r>
    </w:p>
    <w:p w:rsid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share common code across multiple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 xml:space="preserve">A </w:t>
      </w:r>
      <w:proofErr w:type="spellStart"/>
      <w:r w:rsidRPr="000329B6">
        <w:rPr>
          <w:rFonts w:ascii="Cambria" w:eastAsia="Times New Roman" w:hAnsi="Cambria" w:cs="Times New Roman"/>
          <w:color w:val="222635"/>
          <w:sz w:val="29"/>
          <w:szCs w:val="29"/>
        </w:rPr>
        <w:t>microservice</w:t>
      </w:r>
      <w:proofErr w:type="spellEnd"/>
      <w:r w:rsidRPr="000329B6">
        <w:rPr>
          <w:rFonts w:ascii="Cambria" w:eastAsia="Times New Roman" w:hAnsi="Cambria" w:cs="Times New Roman"/>
          <w:color w:val="222635"/>
          <w:sz w:val="29"/>
          <w:szCs w:val="29"/>
        </w:rPr>
        <w:t xml:space="preserve"> architecture is great for building scalable codebases with less coupling, better separation of concerns, improved resilience, </w:t>
      </w:r>
      <w:r w:rsidRPr="000329B6">
        <w:rPr>
          <w:rFonts w:ascii="Cambria" w:eastAsia="Times New Roman" w:hAnsi="Cambria" w:cs="Times New Roman"/>
          <w:color w:val="222635"/>
          <w:sz w:val="29"/>
          <w:szCs w:val="29"/>
        </w:rPr>
        <w:lastRenderedPageBreak/>
        <w:t>combining different technologies, and, most of all, better modularity and reusability for the components that build it. </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However, modularity and reuse may often result in high-coupling or code duplications. Having different services tied to the same shared-lib undermines why we use services in the first place.</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Using new open source technologies </w:t>
      </w:r>
      <w:hyperlink r:id="rId36" w:tgtFrame="_blank" w:history="1">
        <w:r w:rsidRPr="000329B6">
          <w:rPr>
            <w:rFonts w:ascii="Cambria" w:eastAsia="Times New Roman" w:hAnsi="Cambria" w:cs="Times New Roman"/>
            <w:color w:val="29A8FF"/>
            <w:sz w:val="29"/>
            <w:u w:val="single"/>
          </w:rPr>
          <w:t>like Bit</w:t>
        </w:r>
      </w:hyperlink>
      <w:r w:rsidRPr="000329B6">
        <w:rPr>
          <w:rFonts w:ascii="Cambria" w:eastAsia="Times New Roman" w:hAnsi="Cambria" w:cs="Times New Roman"/>
          <w:color w:val="222635"/>
          <w:sz w:val="29"/>
          <w:szCs w:val="29"/>
        </w:rPr>
        <w:t xml:space="preserve">, it becomes easier and more effective than ever to share and reuse common code between our </w:t>
      </w:r>
      <w:proofErr w:type="spellStart"/>
      <w:r w:rsidRPr="000329B6">
        <w:rPr>
          <w:rFonts w:ascii="Cambria" w:eastAsia="Times New Roman" w:hAnsi="Cambria" w:cs="Times New Roman"/>
          <w:color w:val="222635"/>
          <w:sz w:val="29"/>
          <w:szCs w:val="29"/>
        </w:rPr>
        <w:t>microservices</w:t>
      </w:r>
      <w:proofErr w:type="spellEnd"/>
      <w:r w:rsidRPr="000329B6">
        <w:rPr>
          <w:rFonts w:ascii="Cambria" w:eastAsia="Times New Roman" w:hAnsi="Cambria" w:cs="Times New Roman"/>
          <w:color w:val="222635"/>
          <w:sz w:val="29"/>
          <w:szCs w:val="29"/>
        </w:rPr>
        <w:t>. Let's see why and how.</w:t>
      </w:r>
    </w:p>
    <w:p w:rsidR="000329B6" w:rsidRPr="000329B6" w:rsidRDefault="000329B6" w:rsidP="000329B6">
      <w:pPr>
        <w:shd w:val="clear" w:color="auto" w:fill="FFFFFF"/>
        <w:spacing w:before="300" w:after="75" w:line="240" w:lineRule="auto"/>
        <w:outlineLvl w:val="1"/>
        <w:rPr>
          <w:rFonts w:ascii="Helvetica" w:eastAsia="Times New Roman" w:hAnsi="Helvetica" w:cs="Helvetica"/>
          <w:b/>
          <w:bCs/>
          <w:color w:val="222635"/>
          <w:spacing w:val="-8"/>
          <w:sz w:val="45"/>
          <w:szCs w:val="45"/>
        </w:rPr>
      </w:pPr>
      <w:r>
        <w:rPr>
          <w:rFonts w:ascii="Helvetica" w:eastAsia="Times New Roman" w:hAnsi="Helvetica" w:cs="Helvetica"/>
          <w:b/>
          <w:bCs/>
          <w:noProof/>
          <w:color w:val="222635"/>
          <w:spacing w:val="-8"/>
          <w:sz w:val="45"/>
          <w:szCs w:val="45"/>
        </w:rPr>
        <w:drawing>
          <wp:inline distT="0" distB="0" distL="0" distR="0">
            <wp:extent cx="4600575" cy="3705225"/>
            <wp:effectExtent l="19050" t="0" r="9525" b="0"/>
            <wp:docPr id="41" name="Picture 41" descr="Sharing code between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aring code between microservices"/>
                    <pic:cNvPicPr>
                      <a:picLocks noChangeAspect="1" noChangeArrowheads="1"/>
                    </pic:cNvPicPr>
                  </pic:nvPicPr>
                  <pic:blipFill>
                    <a:blip r:embed="rId37"/>
                    <a:srcRect/>
                    <a:stretch>
                      <a:fillRect/>
                    </a:stretch>
                  </pic:blipFill>
                  <pic:spPr bwMode="auto">
                    <a:xfrm>
                      <a:off x="0" y="0"/>
                      <a:ext cx="4600575" cy="3705225"/>
                    </a:xfrm>
                    <a:prstGeom prst="rect">
                      <a:avLst/>
                    </a:prstGeom>
                    <a:noFill/>
                    <a:ln w="9525">
                      <a:noFill/>
                      <a:miter lim="800000"/>
                      <a:headEnd/>
                      <a:tailEnd/>
                    </a:ln>
                  </pic:spPr>
                </pic:pic>
              </a:graphicData>
            </a:graphic>
          </wp:inline>
        </w:drawing>
      </w:r>
      <w:r w:rsidRPr="000329B6">
        <w:rPr>
          <w:rFonts w:ascii="Helvetica" w:eastAsia="Times New Roman" w:hAnsi="Helvetica" w:cs="Helvetica"/>
          <w:b/>
          <w:bCs/>
          <w:color w:val="222635"/>
          <w:spacing w:val="-8"/>
          <w:sz w:val="45"/>
          <w:szCs w:val="45"/>
        </w:rPr>
        <w:t xml:space="preserve">Sharing Code </w:t>
      </w:r>
      <w:proofErr w:type="gramStart"/>
      <w:r w:rsidRPr="000329B6">
        <w:rPr>
          <w:rFonts w:ascii="Helvetica" w:eastAsia="Times New Roman" w:hAnsi="Helvetica" w:cs="Helvetica"/>
          <w:b/>
          <w:bCs/>
          <w:color w:val="222635"/>
          <w:spacing w:val="-8"/>
          <w:sz w:val="45"/>
          <w:szCs w:val="45"/>
        </w:rPr>
        <w:t>Between</w:t>
      </w:r>
      <w:proofErr w:type="gramEnd"/>
      <w:r w:rsidRPr="000329B6">
        <w:rPr>
          <w:rFonts w:ascii="Helvetica" w:eastAsia="Times New Roman" w:hAnsi="Helvetica" w:cs="Helvetica"/>
          <w:b/>
          <w:bCs/>
          <w:color w:val="222635"/>
          <w:spacing w:val="-8"/>
          <w:sz w:val="45"/>
          <w:szCs w:val="45"/>
        </w:rPr>
        <w:t xml:space="preserve"> </w:t>
      </w:r>
      <w:proofErr w:type="spellStart"/>
      <w:r w:rsidRPr="000329B6">
        <w:rPr>
          <w:rFonts w:ascii="Helvetica" w:eastAsia="Times New Roman" w:hAnsi="Helvetica" w:cs="Helvetica"/>
          <w:b/>
          <w:bCs/>
          <w:color w:val="222635"/>
          <w:spacing w:val="-8"/>
          <w:sz w:val="45"/>
          <w:szCs w:val="45"/>
        </w:rPr>
        <w:t>Microservices</w:t>
      </w:r>
      <w:proofErr w:type="spellEnd"/>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Before explaining how Bit can help solve this problem, let's set the main goals we want to achieve. </w:t>
      </w:r>
    </w:p>
    <w:p w:rsidR="000329B6" w:rsidRPr="000329B6" w:rsidRDefault="000329B6" w:rsidP="000329B6">
      <w:pPr>
        <w:numPr>
          <w:ilvl w:val="0"/>
          <w:numId w:val="16"/>
        </w:num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 xml:space="preserve">Sharing common code between our </w:t>
      </w:r>
      <w:proofErr w:type="spellStart"/>
      <w:r w:rsidRPr="000329B6">
        <w:rPr>
          <w:rFonts w:ascii="Cambria" w:eastAsia="Times New Roman" w:hAnsi="Cambria" w:cs="Times New Roman"/>
          <w:color w:val="222635"/>
          <w:sz w:val="29"/>
          <w:szCs w:val="29"/>
        </w:rPr>
        <w:t>microservices</w:t>
      </w:r>
      <w:proofErr w:type="spellEnd"/>
      <w:r w:rsidRPr="000329B6">
        <w:rPr>
          <w:rFonts w:ascii="Cambria" w:eastAsia="Times New Roman" w:hAnsi="Cambria" w:cs="Times New Roman"/>
          <w:color w:val="222635"/>
          <w:sz w:val="29"/>
          <w:szCs w:val="29"/>
        </w:rPr>
        <w:t xml:space="preserve"> while keeping our code DRY.</w:t>
      </w:r>
    </w:p>
    <w:p w:rsidR="000329B6" w:rsidRPr="000329B6" w:rsidRDefault="000329B6" w:rsidP="000329B6">
      <w:pPr>
        <w:numPr>
          <w:ilvl w:val="0"/>
          <w:numId w:val="16"/>
        </w:num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Avoiding coupling through shared-</w:t>
      </w:r>
      <w:proofErr w:type="spellStart"/>
      <w:r w:rsidRPr="000329B6">
        <w:rPr>
          <w:rFonts w:ascii="Cambria" w:eastAsia="Times New Roman" w:hAnsi="Cambria" w:cs="Times New Roman"/>
          <w:color w:val="222635"/>
          <w:sz w:val="29"/>
          <w:szCs w:val="29"/>
        </w:rPr>
        <w:t>libs</w:t>
      </w:r>
      <w:proofErr w:type="spellEnd"/>
      <w:r w:rsidRPr="000329B6">
        <w:rPr>
          <w:rFonts w:ascii="Cambria" w:eastAsia="Times New Roman" w:hAnsi="Cambria" w:cs="Times New Roman"/>
          <w:color w:val="222635"/>
          <w:sz w:val="29"/>
          <w:szCs w:val="29"/>
        </w:rPr>
        <w:t xml:space="preserve"> which eliminates the advantages of separating development process. </w:t>
      </w:r>
    </w:p>
    <w:p w:rsidR="000329B6" w:rsidRPr="000329B6" w:rsidRDefault="000329B6" w:rsidP="000329B6">
      <w:pPr>
        <w:numPr>
          <w:ilvl w:val="0"/>
          <w:numId w:val="16"/>
        </w:num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lastRenderedPageBreak/>
        <w:t xml:space="preserve">Enable simple changes and sync to the code we share between our </w:t>
      </w:r>
      <w:proofErr w:type="spellStart"/>
      <w:r w:rsidRPr="000329B6">
        <w:rPr>
          <w:rFonts w:ascii="Cambria" w:eastAsia="Times New Roman" w:hAnsi="Cambria" w:cs="Times New Roman"/>
          <w:color w:val="222635"/>
          <w:sz w:val="29"/>
          <w:szCs w:val="29"/>
        </w:rPr>
        <w:t>microservices</w:t>
      </w:r>
      <w:proofErr w:type="spellEnd"/>
      <w:r w:rsidRPr="000329B6">
        <w:rPr>
          <w:rFonts w:ascii="Cambria" w:eastAsia="Times New Roman" w:hAnsi="Cambria" w:cs="Times New Roman"/>
          <w:color w:val="222635"/>
          <w:sz w:val="29"/>
          <w:szCs w:val="29"/>
        </w:rPr>
        <w:t>.</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proofErr w:type="spellStart"/>
      <w:r w:rsidRPr="000329B6">
        <w:rPr>
          <w:rFonts w:ascii="Cambria" w:eastAsia="Times New Roman" w:hAnsi="Cambria" w:cs="Times New Roman"/>
          <w:color w:val="222635"/>
          <w:sz w:val="29"/>
          <w:szCs w:val="29"/>
        </w:rPr>
        <w:t>Microservices</w:t>
      </w:r>
      <w:proofErr w:type="spellEnd"/>
      <w:r w:rsidRPr="000329B6">
        <w:rPr>
          <w:rFonts w:ascii="Cambria" w:eastAsia="Times New Roman" w:hAnsi="Cambria" w:cs="Times New Roman"/>
          <w:color w:val="222635"/>
          <w:sz w:val="29"/>
          <w:szCs w:val="29"/>
        </w:rPr>
        <w:t xml:space="preserve"> are </w:t>
      </w:r>
      <w:proofErr w:type="spellStart"/>
      <w:r w:rsidRPr="000329B6">
        <w:rPr>
          <w:rFonts w:ascii="Cambria" w:eastAsia="Times New Roman" w:hAnsi="Cambria" w:cs="Times New Roman"/>
          <w:color w:val="222635"/>
          <w:sz w:val="29"/>
          <w:szCs w:val="29"/>
        </w:rPr>
        <w:t>prawned</w:t>
      </w:r>
      <w:proofErr w:type="spellEnd"/>
      <w:r w:rsidRPr="000329B6">
        <w:rPr>
          <w:rFonts w:ascii="Cambria" w:eastAsia="Times New Roman" w:hAnsi="Cambria" w:cs="Times New Roman"/>
          <w:color w:val="222635"/>
          <w:sz w:val="29"/>
          <w:szCs w:val="29"/>
        </w:rPr>
        <w:t xml:space="preserve"> to code duplications. For example, any service which is used by other services will cause all these other services to duplicate the code needed in order to use that service's API.</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 xml:space="preserve">Creating an </w:t>
      </w:r>
      <w:proofErr w:type="spellStart"/>
      <w:r w:rsidRPr="000329B6">
        <w:rPr>
          <w:rFonts w:ascii="Cambria" w:eastAsia="Times New Roman" w:hAnsi="Cambria" w:cs="Times New Roman"/>
          <w:color w:val="222635"/>
          <w:sz w:val="29"/>
          <w:szCs w:val="29"/>
        </w:rPr>
        <w:t>npm</w:t>
      </w:r>
      <w:proofErr w:type="spellEnd"/>
      <w:r w:rsidRPr="000329B6">
        <w:rPr>
          <w:rFonts w:ascii="Cambria" w:eastAsia="Times New Roman" w:hAnsi="Cambria" w:cs="Times New Roman"/>
          <w:color w:val="222635"/>
          <w:sz w:val="29"/>
          <w:szCs w:val="29"/>
        </w:rPr>
        <w:t xml:space="preserve"> package (with a new repo) for any such piece of code is highly impractical, and will generate a lot of overhead while making it harder to make changes to the code.</w:t>
      </w:r>
    </w:p>
    <w:p w:rsidR="000329B6" w:rsidRPr="000329B6" w:rsidRDefault="000329B6" w:rsidP="000329B6">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0329B6">
        <w:rPr>
          <w:rFonts w:ascii="Helvetica" w:eastAsia="Times New Roman" w:hAnsi="Helvetica" w:cs="Helvetica"/>
          <w:b/>
          <w:bCs/>
          <w:color w:val="222635"/>
          <w:spacing w:val="-8"/>
          <w:sz w:val="45"/>
          <w:szCs w:val="45"/>
        </w:rPr>
        <w:t xml:space="preserve">No Shared </w:t>
      </w:r>
      <w:proofErr w:type="spellStart"/>
      <w:r w:rsidRPr="000329B6">
        <w:rPr>
          <w:rFonts w:ascii="Helvetica" w:eastAsia="Times New Roman" w:hAnsi="Helvetica" w:cs="Helvetica"/>
          <w:b/>
          <w:bCs/>
          <w:color w:val="222635"/>
          <w:spacing w:val="-8"/>
          <w:sz w:val="45"/>
          <w:szCs w:val="45"/>
        </w:rPr>
        <w:t>Libs</w:t>
      </w:r>
      <w:proofErr w:type="spellEnd"/>
      <w:r w:rsidRPr="000329B6">
        <w:rPr>
          <w:rFonts w:ascii="Helvetica" w:eastAsia="Times New Roman" w:hAnsi="Helvetica" w:cs="Helvetica"/>
          <w:b/>
          <w:bCs/>
          <w:color w:val="222635"/>
          <w:spacing w:val="-8"/>
          <w:sz w:val="45"/>
          <w:szCs w:val="45"/>
        </w:rPr>
        <w:t>, No Coupling</w:t>
      </w:r>
      <w:r w:rsidRPr="000329B6">
        <w:rPr>
          <w:rFonts w:ascii="Helvetica" w:eastAsia="Times New Roman" w:hAnsi="Helvetica" w:cs="Helvetica"/>
          <w:b/>
          <w:bCs/>
          <w:color w:val="222635"/>
          <w:spacing w:val="-8"/>
          <w:sz w:val="45"/>
          <w:szCs w:val="45"/>
        </w:rPr>
        <w:br/>
      </w:r>
      <w:r>
        <w:rPr>
          <w:rFonts w:ascii="Helvetica" w:eastAsia="Times New Roman" w:hAnsi="Helvetica" w:cs="Helvetica"/>
          <w:b/>
          <w:bCs/>
          <w:noProof/>
          <w:color w:val="222635"/>
          <w:spacing w:val="-8"/>
          <w:sz w:val="45"/>
          <w:szCs w:val="45"/>
        </w:rPr>
        <w:drawing>
          <wp:inline distT="0" distB="0" distL="0" distR="0">
            <wp:extent cx="5619750" cy="3152775"/>
            <wp:effectExtent l="19050" t="0" r="0" b="0"/>
            <wp:docPr id="42" name="Picture 4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title"/>
                    <pic:cNvPicPr>
                      <a:picLocks noChangeAspect="1" noChangeArrowheads="1"/>
                    </pic:cNvPicPr>
                  </pic:nvPicPr>
                  <pic:blipFill>
                    <a:blip r:embed="rId38" cstate="print"/>
                    <a:srcRect/>
                    <a:stretch>
                      <a:fillRect/>
                    </a:stretch>
                  </pic:blipFill>
                  <pic:spPr bwMode="auto">
                    <a:xfrm>
                      <a:off x="0" y="0"/>
                      <a:ext cx="5619750" cy="3152775"/>
                    </a:xfrm>
                    <a:prstGeom prst="rect">
                      <a:avLst/>
                    </a:prstGeom>
                    <a:noFill/>
                    <a:ln w="9525">
                      <a:noFill/>
                      <a:miter lim="800000"/>
                      <a:headEnd/>
                      <a:tailEnd/>
                    </a:ln>
                  </pic:spPr>
                </pic:pic>
              </a:graphicData>
            </a:graphic>
          </wp:inline>
        </w:drawing>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hyperlink r:id="rId39" w:tgtFrame="_blank" w:history="1">
        <w:proofErr w:type="spellStart"/>
        <w:r w:rsidRPr="000329B6">
          <w:rPr>
            <w:rFonts w:ascii="Cambria" w:eastAsia="Times New Roman" w:hAnsi="Cambria" w:cs="Times New Roman"/>
            <w:color w:val="29A8FF"/>
            <w:sz w:val="29"/>
            <w:u w:val="single"/>
          </w:rPr>
          <w:t>Bit</w:t>
        </w:r>
        <w:proofErr w:type="spellEnd"/>
        <w:r w:rsidRPr="000329B6">
          <w:rPr>
            <w:rFonts w:ascii="Cambria" w:eastAsia="Times New Roman" w:hAnsi="Cambria" w:cs="Times New Roman"/>
            <w:color w:val="29A8FF"/>
            <w:sz w:val="29"/>
            <w:u w:val="single"/>
          </w:rPr>
          <w:t> </w:t>
        </w:r>
      </w:hyperlink>
      <w:r w:rsidRPr="000329B6">
        <w:rPr>
          <w:rFonts w:ascii="Cambria" w:eastAsia="Times New Roman" w:hAnsi="Cambria" w:cs="Times New Roman"/>
          <w:color w:val="222635"/>
          <w:sz w:val="29"/>
          <w:szCs w:val="29"/>
        </w:rPr>
        <w:t xml:space="preserve">is an open source project which brings a whole new approach to how we share and reuse code in our </w:t>
      </w:r>
      <w:proofErr w:type="spellStart"/>
      <w:r w:rsidRPr="000329B6">
        <w:rPr>
          <w:rFonts w:ascii="Cambria" w:eastAsia="Times New Roman" w:hAnsi="Cambria" w:cs="Times New Roman"/>
          <w:color w:val="222635"/>
          <w:sz w:val="29"/>
          <w:szCs w:val="29"/>
        </w:rPr>
        <w:t>microservice</w:t>
      </w:r>
      <w:proofErr w:type="spellEnd"/>
      <w:r w:rsidRPr="000329B6">
        <w:rPr>
          <w:rFonts w:ascii="Cambria" w:eastAsia="Times New Roman" w:hAnsi="Cambria" w:cs="Times New Roman"/>
          <w:color w:val="222635"/>
          <w:sz w:val="29"/>
          <w:szCs w:val="29"/>
        </w:rPr>
        <w:t xml:space="preserve"> architecture. Using Bit, you don't have to create a new repository or configure packages to share code instead of duplicating it.</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 xml:space="preserve">Instead, you can simply define reusable parts of any existing repository and share to the other repositories — as packages or as tracked source code. This way you can make parts of any service reusable from other services without changing a single line of code in </w:t>
      </w:r>
      <w:proofErr w:type="gramStart"/>
      <w:r w:rsidRPr="000329B6">
        <w:rPr>
          <w:rFonts w:ascii="Cambria" w:eastAsia="Times New Roman" w:hAnsi="Cambria" w:cs="Times New Roman"/>
          <w:color w:val="222635"/>
          <w:sz w:val="29"/>
          <w:szCs w:val="29"/>
        </w:rPr>
        <w:t>your codebase</w:t>
      </w:r>
      <w:proofErr w:type="gramEnd"/>
      <w:r w:rsidRPr="000329B6">
        <w:rPr>
          <w:rFonts w:ascii="Cambria" w:eastAsia="Times New Roman" w:hAnsi="Cambria" w:cs="Times New Roman"/>
          <w:color w:val="222635"/>
          <w:sz w:val="29"/>
          <w:szCs w:val="29"/>
        </w:rPr>
        <w:t xml:space="preserve">, creating more repos, or coupling your </w:t>
      </w:r>
      <w:proofErr w:type="spellStart"/>
      <w:r w:rsidRPr="000329B6">
        <w:rPr>
          <w:rFonts w:ascii="Cambria" w:eastAsia="Times New Roman" w:hAnsi="Cambria" w:cs="Times New Roman"/>
          <w:color w:val="222635"/>
          <w:sz w:val="29"/>
          <w:szCs w:val="29"/>
        </w:rPr>
        <w:t>microservices</w:t>
      </w:r>
      <w:proofErr w:type="spellEnd"/>
      <w:r w:rsidRPr="000329B6">
        <w:rPr>
          <w:rFonts w:ascii="Cambria" w:eastAsia="Times New Roman" w:hAnsi="Cambria" w:cs="Times New Roman"/>
          <w:color w:val="222635"/>
          <w:sz w:val="29"/>
          <w:szCs w:val="29"/>
        </w:rPr>
        <w:t xml:space="preserve"> together.</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lastRenderedPageBreak/>
        <w:t>The best part is, Bit also lets you make changes to the code you share with any other service- so you can develop and modify that code from basically any repository.</w:t>
      </w:r>
    </w:p>
    <w:p w:rsidR="000329B6" w:rsidRPr="000329B6" w:rsidRDefault="000329B6" w:rsidP="000329B6">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0329B6">
        <w:rPr>
          <w:rFonts w:ascii="Helvetica" w:eastAsia="Times New Roman" w:hAnsi="Helvetica" w:cs="Helvetica"/>
          <w:b/>
          <w:bCs/>
          <w:color w:val="222635"/>
          <w:spacing w:val="-8"/>
          <w:sz w:val="45"/>
          <w:szCs w:val="45"/>
        </w:rPr>
        <w:t>Example Workflow</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 xml:space="preserve">Instead of coupling your </w:t>
      </w:r>
      <w:proofErr w:type="spellStart"/>
      <w:r w:rsidRPr="000329B6">
        <w:rPr>
          <w:rFonts w:ascii="Cambria" w:eastAsia="Times New Roman" w:hAnsi="Cambria" w:cs="Times New Roman"/>
          <w:color w:val="222635"/>
          <w:sz w:val="29"/>
          <w:szCs w:val="29"/>
        </w:rPr>
        <w:t>microservices</w:t>
      </w:r>
      <w:proofErr w:type="spellEnd"/>
      <w:r w:rsidRPr="000329B6">
        <w:rPr>
          <w:rFonts w:ascii="Cambria" w:eastAsia="Times New Roman" w:hAnsi="Cambria" w:cs="Times New Roman"/>
          <w:color w:val="222635"/>
          <w:sz w:val="29"/>
          <w:szCs w:val="29"/>
        </w:rPr>
        <w:t xml:space="preserve"> together via common libraries, you can simply isolate and sync any reusable code using the Bit's ability to isolate and track source code among projects. You can even still install this code with NPM in different repos, and still make changes from any end.</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Let’s use Bit to isolate and share the reusable components </w:t>
      </w:r>
      <w:r w:rsidRPr="000329B6">
        <w:rPr>
          <w:rFonts w:ascii="Consolas" w:eastAsia="Times New Roman" w:hAnsi="Consolas" w:cs="Consolas"/>
          <w:color w:val="C7254E"/>
          <w:sz w:val="26"/>
        </w:rPr>
        <w:t>left-pad</w:t>
      </w:r>
      <w:r w:rsidRPr="000329B6">
        <w:rPr>
          <w:rFonts w:ascii="Cambria" w:eastAsia="Times New Roman" w:hAnsi="Cambria" w:cs="Times New Roman"/>
          <w:color w:val="222635"/>
          <w:sz w:val="29"/>
          <w:szCs w:val="29"/>
        </w:rPr>
        <w:t>, </w:t>
      </w:r>
      <w:r w:rsidRPr="000329B6">
        <w:rPr>
          <w:rFonts w:ascii="Consolas" w:eastAsia="Times New Roman" w:hAnsi="Consolas" w:cs="Consolas"/>
          <w:color w:val="C7254E"/>
          <w:sz w:val="26"/>
        </w:rPr>
        <w:t>some-logic</w:t>
      </w:r>
      <w:r w:rsidRPr="000329B6">
        <w:rPr>
          <w:rFonts w:ascii="Cambria" w:eastAsia="Times New Roman" w:hAnsi="Cambria" w:cs="Times New Roman"/>
          <w:color w:val="222635"/>
          <w:sz w:val="29"/>
          <w:szCs w:val="29"/>
        </w:rPr>
        <w:t>, and </w:t>
      </w:r>
      <w:r w:rsidRPr="000329B6">
        <w:rPr>
          <w:rFonts w:ascii="Consolas" w:eastAsia="Times New Roman" w:hAnsi="Consolas" w:cs="Consolas"/>
          <w:color w:val="C7254E"/>
          <w:sz w:val="26"/>
        </w:rPr>
        <w:t>hello-world</w:t>
      </w:r>
      <w:r w:rsidRPr="000329B6">
        <w:rPr>
          <w:rFonts w:ascii="Cambria" w:eastAsia="Times New Roman" w:hAnsi="Cambria" w:cs="Times New Roman"/>
          <w:color w:val="222635"/>
          <w:sz w:val="29"/>
          <w:szCs w:val="29"/>
        </w:rPr>
        <w:t> in the following project’s directory structure.</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FF"/>
          <w:sz w:val="20"/>
          <w:szCs w:val="20"/>
        </w:rPr>
        <w:t xml:space="preserve">$ </w:t>
      </w:r>
      <w:proofErr w:type="gramStart"/>
      <w:r w:rsidRPr="000329B6">
        <w:rPr>
          <w:rFonts w:ascii="Courier New" w:eastAsia="Times New Roman" w:hAnsi="Courier New" w:cs="Courier New"/>
          <w:color w:val="0000FF"/>
          <w:sz w:val="20"/>
          <w:szCs w:val="20"/>
        </w:rPr>
        <w:t>tree</w:t>
      </w:r>
      <w:proofErr w:type="gramEnd"/>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00"/>
          <w:sz w:val="20"/>
          <w:szCs w:val="20"/>
        </w:rPr>
        <w:t>.</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00"/>
          <w:sz w:val="20"/>
          <w:szCs w:val="20"/>
        </w:rPr>
        <w:t>├── App.js</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00"/>
          <w:sz w:val="20"/>
          <w:szCs w:val="20"/>
        </w:rPr>
        <w:t xml:space="preserve">├── </w:t>
      </w:r>
      <w:proofErr w:type="spellStart"/>
      <w:r w:rsidRPr="000329B6">
        <w:rPr>
          <w:rFonts w:ascii="Courier New" w:eastAsia="Times New Roman" w:hAnsi="Courier New" w:cs="Courier New"/>
          <w:color w:val="000000"/>
          <w:sz w:val="20"/>
          <w:szCs w:val="20"/>
        </w:rPr>
        <w:t>App.test.js</w:t>
      </w:r>
      <w:proofErr w:type="spellEnd"/>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00"/>
          <w:sz w:val="20"/>
          <w:szCs w:val="20"/>
        </w:rPr>
        <w:t>├── favicon.ico</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00"/>
          <w:sz w:val="20"/>
          <w:szCs w:val="20"/>
        </w:rPr>
        <w:t>├── index.js</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00"/>
          <w:sz w:val="20"/>
          <w:szCs w:val="20"/>
        </w:rPr>
        <w:t xml:space="preserve">└── </w:t>
      </w:r>
      <w:proofErr w:type="spellStart"/>
      <w:proofErr w:type="gramStart"/>
      <w:r w:rsidRPr="000329B6">
        <w:rPr>
          <w:rFonts w:ascii="Courier New" w:eastAsia="Times New Roman" w:hAnsi="Courier New" w:cs="Courier New"/>
          <w:color w:val="000000"/>
          <w:sz w:val="20"/>
          <w:szCs w:val="20"/>
        </w:rPr>
        <w:t>src</w:t>
      </w:r>
      <w:proofErr w:type="spellEnd"/>
      <w:proofErr w:type="gramEnd"/>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00"/>
          <w:sz w:val="20"/>
          <w:szCs w:val="20"/>
        </w:rPr>
        <w:t xml:space="preserve">    └── </w:t>
      </w:r>
      <w:proofErr w:type="gramStart"/>
      <w:r w:rsidRPr="000329B6">
        <w:rPr>
          <w:rFonts w:ascii="Courier New" w:eastAsia="Times New Roman" w:hAnsi="Courier New" w:cs="Courier New"/>
          <w:color w:val="000000"/>
          <w:sz w:val="20"/>
          <w:szCs w:val="20"/>
        </w:rPr>
        <w:t>common</w:t>
      </w:r>
      <w:proofErr w:type="gramEnd"/>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00"/>
          <w:sz w:val="20"/>
          <w:szCs w:val="20"/>
        </w:rPr>
        <w:t xml:space="preserve">        ├── left-pad</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00"/>
          <w:sz w:val="20"/>
          <w:szCs w:val="20"/>
        </w:rPr>
        <w:t xml:space="preserve">        ├── some-logic</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00"/>
          <w:sz w:val="20"/>
          <w:szCs w:val="20"/>
        </w:rPr>
        <w:t xml:space="preserve">        └── hello-world</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First, let’s </w:t>
      </w:r>
      <w:hyperlink r:id="rId40" w:tgtFrame="_blank" w:history="1">
        <w:r w:rsidRPr="000329B6">
          <w:rPr>
            <w:rFonts w:ascii="Cambria" w:eastAsia="Times New Roman" w:hAnsi="Cambria" w:cs="Times New Roman"/>
            <w:color w:val="29A8FF"/>
            <w:sz w:val="29"/>
            <w:u w:val="single"/>
          </w:rPr>
          <w:t>install Bit</w:t>
        </w:r>
      </w:hyperlink>
      <w:r w:rsidRPr="000329B6">
        <w:rPr>
          <w:rFonts w:ascii="Cambria" w:eastAsia="Times New Roman" w:hAnsi="Cambria" w:cs="Times New Roman"/>
          <w:color w:val="222635"/>
          <w:sz w:val="29"/>
          <w:szCs w:val="29"/>
        </w:rPr>
        <w:t>.</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FF"/>
          <w:sz w:val="20"/>
          <w:szCs w:val="20"/>
        </w:rPr>
        <w:t xml:space="preserve">$ </w:t>
      </w:r>
      <w:proofErr w:type="spellStart"/>
      <w:proofErr w:type="gramStart"/>
      <w:r w:rsidRPr="000329B6">
        <w:rPr>
          <w:rFonts w:ascii="Courier New" w:eastAsia="Times New Roman" w:hAnsi="Courier New" w:cs="Courier New"/>
          <w:color w:val="0000FF"/>
          <w:sz w:val="20"/>
          <w:szCs w:val="20"/>
        </w:rPr>
        <w:t>npm</w:t>
      </w:r>
      <w:proofErr w:type="spellEnd"/>
      <w:proofErr w:type="gramEnd"/>
      <w:r w:rsidRPr="000329B6">
        <w:rPr>
          <w:rFonts w:ascii="Courier New" w:eastAsia="Times New Roman" w:hAnsi="Courier New" w:cs="Courier New"/>
          <w:color w:val="000000"/>
          <w:sz w:val="20"/>
          <w:szCs w:val="20"/>
        </w:rPr>
        <w:t xml:space="preserve"> install bit-bin </w:t>
      </w:r>
      <w:r w:rsidRPr="000329B6">
        <w:rPr>
          <w:rFonts w:ascii="Courier New" w:eastAsia="Times New Roman" w:hAnsi="Courier New" w:cs="Courier New"/>
          <w:color w:val="0000CC"/>
          <w:sz w:val="20"/>
          <w:szCs w:val="20"/>
        </w:rPr>
        <w:t>-g</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Let’s </w:t>
      </w:r>
      <w:hyperlink r:id="rId41" w:tgtFrame="_blank" w:history="1">
        <w:r w:rsidRPr="000329B6">
          <w:rPr>
            <w:rFonts w:ascii="Cambria" w:eastAsia="Times New Roman" w:hAnsi="Cambria" w:cs="Times New Roman"/>
            <w:color w:val="29A8FF"/>
            <w:sz w:val="29"/>
            <w:u w:val="single"/>
          </w:rPr>
          <w:t>initialize Bit</w:t>
        </w:r>
      </w:hyperlink>
      <w:r w:rsidRPr="000329B6">
        <w:rPr>
          <w:rFonts w:ascii="Cambria" w:eastAsia="Times New Roman" w:hAnsi="Cambria" w:cs="Times New Roman"/>
          <w:color w:val="222635"/>
          <w:sz w:val="29"/>
          <w:szCs w:val="29"/>
        </w:rPr>
        <w:t> for the project.</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FF"/>
          <w:sz w:val="20"/>
          <w:szCs w:val="20"/>
        </w:rPr>
        <w:t xml:space="preserve">$ </w:t>
      </w:r>
      <w:proofErr w:type="spellStart"/>
      <w:proofErr w:type="gramStart"/>
      <w:r w:rsidRPr="000329B6">
        <w:rPr>
          <w:rFonts w:ascii="Courier New" w:eastAsia="Times New Roman" w:hAnsi="Courier New" w:cs="Courier New"/>
          <w:color w:val="0000FF"/>
          <w:sz w:val="20"/>
          <w:szCs w:val="20"/>
        </w:rPr>
        <w:t>cd</w:t>
      </w:r>
      <w:proofErr w:type="spellEnd"/>
      <w:proofErr w:type="gramEnd"/>
      <w:r w:rsidRPr="000329B6">
        <w:rPr>
          <w:rFonts w:ascii="Courier New" w:eastAsia="Times New Roman" w:hAnsi="Courier New" w:cs="Courier New"/>
          <w:color w:val="000000"/>
          <w:sz w:val="20"/>
          <w:szCs w:val="20"/>
        </w:rPr>
        <w:t xml:space="preserve"> project-directory</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FF"/>
          <w:sz w:val="20"/>
          <w:szCs w:val="20"/>
        </w:rPr>
        <w:t>$ bit</w:t>
      </w:r>
      <w:r w:rsidRPr="000329B6">
        <w:rPr>
          <w:rFonts w:ascii="Courier New" w:eastAsia="Times New Roman" w:hAnsi="Courier New" w:cs="Courier New"/>
          <w:color w:val="000000"/>
          <w:sz w:val="20"/>
          <w:szCs w:val="20"/>
        </w:rPr>
        <w:t xml:space="preserve"> init</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Let’s </w:t>
      </w:r>
      <w:hyperlink r:id="rId42" w:tgtFrame="_blank" w:history="1">
        <w:r w:rsidRPr="000329B6">
          <w:rPr>
            <w:rFonts w:ascii="Cambria" w:eastAsia="Times New Roman" w:hAnsi="Cambria" w:cs="Times New Roman"/>
            <w:color w:val="29A8FF"/>
            <w:sz w:val="29"/>
            <w:u w:val="single"/>
          </w:rPr>
          <w:t>add the components</w:t>
        </w:r>
      </w:hyperlink>
      <w:r w:rsidRPr="000329B6">
        <w:rPr>
          <w:rFonts w:ascii="Cambria" w:eastAsia="Times New Roman" w:hAnsi="Cambria" w:cs="Times New Roman"/>
          <w:color w:val="222635"/>
          <w:sz w:val="29"/>
          <w:szCs w:val="29"/>
        </w:rPr>
        <w:t> to be tracked by Bit.</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FF"/>
          <w:sz w:val="20"/>
          <w:szCs w:val="20"/>
        </w:rPr>
        <w:t xml:space="preserve">$ </w:t>
      </w:r>
      <w:proofErr w:type="gramStart"/>
      <w:r w:rsidRPr="000329B6">
        <w:rPr>
          <w:rFonts w:ascii="Courier New" w:eastAsia="Times New Roman" w:hAnsi="Courier New" w:cs="Courier New"/>
          <w:color w:val="0000FF"/>
          <w:sz w:val="20"/>
          <w:szCs w:val="20"/>
        </w:rPr>
        <w:t>bit</w:t>
      </w:r>
      <w:proofErr w:type="gramEnd"/>
      <w:r w:rsidRPr="000329B6">
        <w:rPr>
          <w:rFonts w:ascii="Courier New" w:eastAsia="Times New Roman" w:hAnsi="Courier New" w:cs="Courier New"/>
          <w:color w:val="000000"/>
          <w:sz w:val="20"/>
          <w:szCs w:val="20"/>
        </w:rPr>
        <w:t xml:space="preserve"> add </w:t>
      </w:r>
      <w:proofErr w:type="spellStart"/>
      <w:r w:rsidRPr="000329B6">
        <w:rPr>
          <w:rFonts w:ascii="Courier New" w:eastAsia="Times New Roman" w:hAnsi="Courier New" w:cs="Courier New"/>
          <w:color w:val="000000"/>
          <w:sz w:val="20"/>
          <w:szCs w:val="20"/>
        </w:rPr>
        <w:t>src</w:t>
      </w:r>
      <w:proofErr w:type="spellEnd"/>
      <w:r w:rsidRPr="000329B6">
        <w:rPr>
          <w:rFonts w:ascii="Courier New" w:eastAsia="Times New Roman" w:hAnsi="Courier New" w:cs="Courier New"/>
          <w:color w:val="000000"/>
          <w:sz w:val="20"/>
          <w:szCs w:val="20"/>
        </w:rPr>
        <w:t xml:space="preserve">/common/* </w:t>
      </w:r>
      <w:r w:rsidRPr="000329B6">
        <w:rPr>
          <w:rFonts w:ascii="Courier New" w:eastAsia="Times New Roman" w:hAnsi="Courier New" w:cs="Courier New"/>
          <w:color w:val="AA5500"/>
          <w:sz w:val="20"/>
          <w:szCs w:val="20"/>
        </w:rPr>
        <w:t># use a glob pattern to track multiple components in the same path or a single path to track a single component.</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Let’s add </w:t>
      </w:r>
      <w:hyperlink r:id="rId43" w:tgtFrame="_blank" w:history="1">
        <w:r w:rsidRPr="000329B6">
          <w:rPr>
            <w:rFonts w:ascii="Cambria" w:eastAsia="Times New Roman" w:hAnsi="Cambria" w:cs="Times New Roman"/>
            <w:color w:val="29A8FF"/>
            <w:sz w:val="29"/>
            <w:u w:val="single"/>
          </w:rPr>
          <w:t>build</w:t>
        </w:r>
      </w:hyperlink>
      <w:r w:rsidRPr="000329B6">
        <w:rPr>
          <w:rFonts w:ascii="Cambria" w:eastAsia="Times New Roman" w:hAnsi="Cambria" w:cs="Times New Roman"/>
          <w:color w:val="222635"/>
          <w:sz w:val="29"/>
          <w:szCs w:val="29"/>
        </w:rPr>
        <w:t> and </w:t>
      </w:r>
      <w:hyperlink r:id="rId44" w:tgtFrame="_blank" w:history="1">
        <w:r w:rsidRPr="000329B6">
          <w:rPr>
            <w:rFonts w:ascii="Cambria" w:eastAsia="Times New Roman" w:hAnsi="Cambria" w:cs="Times New Roman"/>
            <w:color w:val="29A8FF"/>
            <w:sz w:val="29"/>
            <w:u w:val="single"/>
          </w:rPr>
          <w:t>test</w:t>
        </w:r>
      </w:hyperlink>
      <w:r w:rsidRPr="000329B6">
        <w:rPr>
          <w:rFonts w:ascii="Cambria" w:eastAsia="Times New Roman" w:hAnsi="Cambria" w:cs="Times New Roman"/>
          <w:color w:val="222635"/>
          <w:sz w:val="29"/>
          <w:szCs w:val="29"/>
        </w:rPr>
        <w:t> environments. </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Now let’s </w:t>
      </w:r>
      <w:hyperlink r:id="rId45" w:tgtFrame="_blank" w:history="1">
        <w:r w:rsidRPr="000329B6">
          <w:rPr>
            <w:rFonts w:ascii="Cambria" w:eastAsia="Times New Roman" w:hAnsi="Cambria" w:cs="Times New Roman"/>
            <w:color w:val="29A8FF"/>
            <w:sz w:val="29"/>
            <w:u w:val="single"/>
          </w:rPr>
          <w:t>lock a version</w:t>
        </w:r>
      </w:hyperlink>
      <w:r w:rsidRPr="000329B6">
        <w:rPr>
          <w:rFonts w:ascii="Cambria" w:eastAsia="Times New Roman" w:hAnsi="Cambria" w:cs="Times New Roman"/>
          <w:color w:val="222635"/>
          <w:sz w:val="29"/>
          <w:szCs w:val="29"/>
        </w:rPr>
        <w:t> and isolate the components from the project.</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FF"/>
          <w:sz w:val="20"/>
          <w:szCs w:val="20"/>
        </w:rPr>
        <w:t>$ bit</w:t>
      </w:r>
      <w:r w:rsidRPr="000329B6">
        <w:rPr>
          <w:rFonts w:ascii="Courier New" w:eastAsia="Times New Roman" w:hAnsi="Courier New" w:cs="Courier New"/>
          <w:color w:val="000000"/>
          <w:sz w:val="20"/>
          <w:szCs w:val="20"/>
        </w:rPr>
        <w:t xml:space="preserve"> tag </w:t>
      </w:r>
      <w:r w:rsidRPr="000329B6">
        <w:rPr>
          <w:rFonts w:ascii="Courier New" w:eastAsia="Times New Roman" w:hAnsi="Courier New" w:cs="Courier New"/>
          <w:color w:val="0000CC"/>
          <w:sz w:val="20"/>
          <w:szCs w:val="20"/>
        </w:rPr>
        <w:t>--all</w:t>
      </w:r>
      <w:r w:rsidRPr="000329B6">
        <w:rPr>
          <w:rFonts w:ascii="Courier New" w:eastAsia="Times New Roman" w:hAnsi="Courier New" w:cs="Courier New"/>
          <w:color w:val="000000"/>
          <w:sz w:val="20"/>
          <w:szCs w:val="20"/>
        </w:rPr>
        <w:t xml:space="preserve"> </w:t>
      </w:r>
      <w:r w:rsidRPr="000329B6">
        <w:rPr>
          <w:rFonts w:ascii="Courier New" w:eastAsia="Times New Roman" w:hAnsi="Courier New" w:cs="Courier New"/>
          <w:color w:val="116644"/>
          <w:sz w:val="20"/>
          <w:szCs w:val="20"/>
        </w:rPr>
        <w:t>1</w:t>
      </w:r>
      <w:r w:rsidRPr="000329B6">
        <w:rPr>
          <w:rFonts w:ascii="Courier New" w:eastAsia="Times New Roman" w:hAnsi="Courier New" w:cs="Courier New"/>
          <w:color w:val="000000"/>
          <w:sz w:val="20"/>
          <w:szCs w:val="20"/>
        </w:rPr>
        <w:t>.0.0</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116644"/>
          <w:sz w:val="20"/>
          <w:szCs w:val="20"/>
        </w:rPr>
        <w:t>3</w:t>
      </w:r>
      <w:r w:rsidRPr="000329B6">
        <w:rPr>
          <w:rFonts w:ascii="Courier New" w:eastAsia="Times New Roman" w:hAnsi="Courier New" w:cs="Courier New"/>
          <w:color w:val="000000"/>
          <w:sz w:val="20"/>
          <w:szCs w:val="20"/>
        </w:rPr>
        <w:t xml:space="preserve"> components tagged | </w:t>
      </w:r>
      <w:r w:rsidRPr="000329B6">
        <w:rPr>
          <w:rFonts w:ascii="Courier New" w:eastAsia="Times New Roman" w:hAnsi="Courier New" w:cs="Courier New"/>
          <w:color w:val="116644"/>
          <w:sz w:val="20"/>
          <w:szCs w:val="20"/>
        </w:rPr>
        <w:t>3</w:t>
      </w:r>
      <w:r w:rsidRPr="000329B6">
        <w:rPr>
          <w:rFonts w:ascii="Courier New" w:eastAsia="Times New Roman" w:hAnsi="Courier New" w:cs="Courier New"/>
          <w:color w:val="000000"/>
          <w:sz w:val="20"/>
          <w:szCs w:val="20"/>
        </w:rPr>
        <w:t xml:space="preserve"> added, </w:t>
      </w:r>
      <w:r w:rsidRPr="000329B6">
        <w:rPr>
          <w:rFonts w:ascii="Courier New" w:eastAsia="Times New Roman" w:hAnsi="Courier New" w:cs="Courier New"/>
          <w:color w:val="116644"/>
          <w:sz w:val="20"/>
          <w:szCs w:val="20"/>
        </w:rPr>
        <w:t>0</w:t>
      </w:r>
      <w:r w:rsidRPr="000329B6">
        <w:rPr>
          <w:rFonts w:ascii="Courier New" w:eastAsia="Times New Roman" w:hAnsi="Courier New" w:cs="Courier New"/>
          <w:color w:val="000000"/>
          <w:sz w:val="20"/>
          <w:szCs w:val="20"/>
        </w:rPr>
        <w:t xml:space="preserve"> changed, </w:t>
      </w:r>
      <w:r w:rsidRPr="000329B6">
        <w:rPr>
          <w:rFonts w:ascii="Courier New" w:eastAsia="Times New Roman" w:hAnsi="Courier New" w:cs="Courier New"/>
          <w:color w:val="116644"/>
          <w:sz w:val="20"/>
          <w:szCs w:val="20"/>
        </w:rPr>
        <w:t>0</w:t>
      </w:r>
      <w:r w:rsidRPr="000329B6">
        <w:rPr>
          <w:rFonts w:ascii="Courier New" w:eastAsia="Times New Roman" w:hAnsi="Courier New" w:cs="Courier New"/>
          <w:color w:val="000000"/>
          <w:sz w:val="20"/>
          <w:szCs w:val="20"/>
        </w:rPr>
        <w:t xml:space="preserve"> auto-tagged</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Now let’s </w:t>
      </w:r>
      <w:hyperlink r:id="rId46" w:tgtFrame="_blank" w:history="1">
        <w:r w:rsidRPr="000329B6">
          <w:rPr>
            <w:rFonts w:ascii="Cambria" w:eastAsia="Times New Roman" w:hAnsi="Cambria" w:cs="Times New Roman"/>
            <w:color w:val="29A8FF"/>
            <w:sz w:val="29"/>
            <w:u w:val="single"/>
          </w:rPr>
          <w:t>share</w:t>
        </w:r>
      </w:hyperlink>
      <w:r w:rsidRPr="000329B6">
        <w:rPr>
          <w:rFonts w:ascii="Cambria" w:eastAsia="Times New Roman" w:hAnsi="Cambria" w:cs="Times New Roman"/>
          <w:color w:val="222635"/>
          <w:sz w:val="29"/>
          <w:szCs w:val="29"/>
        </w:rPr>
        <w:t> the components to a remote </w:t>
      </w:r>
      <w:hyperlink r:id="rId47" w:tgtFrame="_blank" w:history="1">
        <w:r w:rsidRPr="000329B6">
          <w:rPr>
            <w:rFonts w:ascii="Cambria" w:eastAsia="Times New Roman" w:hAnsi="Cambria" w:cs="Times New Roman"/>
            <w:color w:val="29A8FF"/>
            <w:sz w:val="29"/>
            <w:u w:val="single"/>
          </w:rPr>
          <w:t>Scope</w:t>
        </w:r>
      </w:hyperlink>
      <w:r w:rsidRPr="000329B6">
        <w:rPr>
          <w:rFonts w:ascii="Cambria" w:eastAsia="Times New Roman" w:hAnsi="Cambria" w:cs="Times New Roman"/>
          <w:color w:val="222635"/>
          <w:sz w:val="29"/>
          <w:szCs w:val="29"/>
        </w:rPr>
        <w:t>.</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29B6">
        <w:rPr>
          <w:rFonts w:ascii="Courier New" w:eastAsia="Times New Roman" w:hAnsi="Courier New" w:cs="Courier New"/>
          <w:color w:val="0000FF"/>
          <w:sz w:val="20"/>
          <w:szCs w:val="20"/>
        </w:rPr>
        <w:t>$ bit</w:t>
      </w:r>
      <w:r w:rsidRPr="000329B6">
        <w:rPr>
          <w:rFonts w:ascii="Courier New" w:eastAsia="Times New Roman" w:hAnsi="Courier New" w:cs="Courier New"/>
          <w:color w:val="000000"/>
          <w:sz w:val="20"/>
          <w:szCs w:val="20"/>
        </w:rPr>
        <w:t xml:space="preserve"> </w:t>
      </w:r>
      <w:r w:rsidRPr="000329B6">
        <w:rPr>
          <w:rFonts w:ascii="Courier New" w:eastAsia="Times New Roman" w:hAnsi="Courier New" w:cs="Courier New"/>
          <w:color w:val="770088"/>
          <w:sz w:val="20"/>
          <w:szCs w:val="20"/>
        </w:rPr>
        <w:t>export</w:t>
      </w:r>
      <w:r w:rsidRPr="000329B6">
        <w:rPr>
          <w:rFonts w:ascii="Courier New" w:eastAsia="Times New Roman" w:hAnsi="Courier New" w:cs="Courier New"/>
          <w:color w:val="000000"/>
          <w:sz w:val="20"/>
          <w:szCs w:val="20"/>
        </w:rPr>
        <w:t xml:space="preserve"> </w:t>
      </w:r>
      <w:proofErr w:type="spellStart"/>
      <w:proofErr w:type="gramStart"/>
      <w:r w:rsidRPr="000329B6">
        <w:rPr>
          <w:rFonts w:ascii="Courier New" w:eastAsia="Times New Roman" w:hAnsi="Courier New" w:cs="Courier New"/>
          <w:color w:val="000000"/>
          <w:sz w:val="20"/>
          <w:szCs w:val="20"/>
        </w:rPr>
        <w:t>username.scopename</w:t>
      </w:r>
      <w:proofErr w:type="spellEnd"/>
      <w:r w:rsidRPr="000329B6">
        <w:rPr>
          <w:rFonts w:ascii="Courier New" w:eastAsia="Times New Roman" w:hAnsi="Courier New" w:cs="Courier New"/>
          <w:color w:val="000000"/>
          <w:sz w:val="20"/>
          <w:szCs w:val="20"/>
        </w:rPr>
        <w:t xml:space="preserve">  </w:t>
      </w:r>
      <w:r w:rsidRPr="000329B6">
        <w:rPr>
          <w:rFonts w:ascii="Courier New" w:eastAsia="Times New Roman" w:hAnsi="Courier New" w:cs="Courier New"/>
          <w:color w:val="AA5500"/>
          <w:sz w:val="20"/>
          <w:szCs w:val="20"/>
        </w:rPr>
        <w:t>#</w:t>
      </w:r>
      <w:proofErr w:type="gramEnd"/>
      <w:r w:rsidRPr="000329B6">
        <w:rPr>
          <w:rFonts w:ascii="Courier New" w:eastAsia="Times New Roman" w:hAnsi="Courier New" w:cs="Courier New"/>
          <w:color w:val="AA5500"/>
          <w:sz w:val="20"/>
          <w:szCs w:val="20"/>
        </w:rPr>
        <w:t xml:space="preserve"> Share components to this Scope</w:t>
      </w:r>
    </w:p>
    <w:p w:rsidR="000329B6" w:rsidRPr="000329B6" w:rsidRDefault="000329B6" w:rsidP="000329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0329B6">
        <w:rPr>
          <w:rFonts w:ascii="Courier New" w:eastAsia="Times New Roman" w:hAnsi="Courier New" w:cs="Courier New"/>
          <w:color w:val="000000"/>
          <w:sz w:val="20"/>
          <w:szCs w:val="20"/>
        </w:rPr>
        <w:t>exported</w:t>
      </w:r>
      <w:proofErr w:type="gramEnd"/>
      <w:r w:rsidRPr="000329B6">
        <w:rPr>
          <w:rFonts w:ascii="Courier New" w:eastAsia="Times New Roman" w:hAnsi="Courier New" w:cs="Courier New"/>
          <w:color w:val="000000"/>
          <w:sz w:val="20"/>
          <w:szCs w:val="20"/>
        </w:rPr>
        <w:t xml:space="preserve"> </w:t>
      </w:r>
      <w:r w:rsidRPr="000329B6">
        <w:rPr>
          <w:rFonts w:ascii="Courier New" w:eastAsia="Times New Roman" w:hAnsi="Courier New" w:cs="Courier New"/>
          <w:color w:val="116644"/>
          <w:sz w:val="20"/>
          <w:szCs w:val="20"/>
        </w:rPr>
        <w:t>3</w:t>
      </w:r>
      <w:r w:rsidRPr="000329B6">
        <w:rPr>
          <w:rFonts w:ascii="Courier New" w:eastAsia="Times New Roman" w:hAnsi="Courier New" w:cs="Courier New"/>
          <w:color w:val="000000"/>
          <w:sz w:val="20"/>
          <w:szCs w:val="20"/>
        </w:rPr>
        <w:t xml:space="preserve"> components to scope </w:t>
      </w:r>
      <w:proofErr w:type="spellStart"/>
      <w:r w:rsidRPr="000329B6">
        <w:rPr>
          <w:rFonts w:ascii="Courier New" w:eastAsia="Times New Roman" w:hAnsi="Courier New" w:cs="Courier New"/>
          <w:color w:val="000000"/>
          <w:sz w:val="20"/>
          <w:szCs w:val="20"/>
        </w:rPr>
        <w:t>username.scopename</w:t>
      </w:r>
      <w:proofErr w:type="spellEnd"/>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lastRenderedPageBreak/>
        <w:t>Note that using the </w:t>
      </w:r>
      <w:r w:rsidRPr="000329B6">
        <w:rPr>
          <w:rFonts w:ascii="Consolas" w:eastAsia="Times New Roman" w:hAnsi="Consolas" w:cs="Consolas"/>
          <w:color w:val="C7254E"/>
          <w:sz w:val="26"/>
        </w:rPr>
        <w:t>--eject</w:t>
      </w:r>
      <w:r w:rsidRPr="000329B6">
        <w:rPr>
          <w:rFonts w:ascii="Cambria" w:eastAsia="Times New Roman" w:hAnsi="Cambria" w:cs="Times New Roman"/>
          <w:color w:val="222635"/>
          <w:sz w:val="29"/>
          <w:szCs w:val="29"/>
        </w:rPr>
        <w:t> flag you can also remove an exported component from your source code and add it as a package dependency in your project’s </w:t>
      </w:r>
      <w:proofErr w:type="spellStart"/>
      <w:r w:rsidRPr="000329B6">
        <w:rPr>
          <w:rFonts w:ascii="Consolas" w:eastAsia="Times New Roman" w:hAnsi="Consolas" w:cs="Consolas"/>
          <w:color w:val="C7254E"/>
          <w:sz w:val="26"/>
        </w:rPr>
        <w:t>package.json</w:t>
      </w:r>
      <w:proofErr w:type="spellEnd"/>
      <w:r w:rsidRPr="000329B6">
        <w:rPr>
          <w:rFonts w:ascii="Cambria" w:eastAsia="Times New Roman" w:hAnsi="Cambria" w:cs="Times New Roman"/>
          <w:color w:val="222635"/>
          <w:sz w:val="29"/>
          <w:szCs w:val="29"/>
        </w:rPr>
        <w:t> file.</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That’s it. You can now </w:t>
      </w:r>
      <w:hyperlink r:id="rId48" w:tgtFrame="_blank" w:history="1">
        <w:r w:rsidRPr="000329B6">
          <w:rPr>
            <w:rFonts w:ascii="Cambria" w:eastAsia="Times New Roman" w:hAnsi="Cambria" w:cs="Times New Roman"/>
            <w:color w:val="29A8FF"/>
            <w:sz w:val="29"/>
            <w:u w:val="single"/>
          </w:rPr>
          <w:t>install the components</w:t>
        </w:r>
      </w:hyperlink>
      <w:r w:rsidRPr="000329B6">
        <w:rPr>
          <w:rFonts w:ascii="Cambria" w:eastAsia="Times New Roman" w:hAnsi="Cambria" w:cs="Times New Roman"/>
          <w:color w:val="222635"/>
          <w:sz w:val="29"/>
          <w:szCs w:val="29"/>
        </w:rPr>
        <w:t> using your favorite package manager, or use </w:t>
      </w:r>
      <w:r w:rsidRPr="000329B6">
        <w:rPr>
          <w:rFonts w:ascii="Consolas" w:eastAsia="Times New Roman" w:hAnsi="Consolas" w:cs="Consolas"/>
          <w:color w:val="C7254E"/>
          <w:sz w:val="26"/>
        </w:rPr>
        <w:t>bit import</w:t>
      </w:r>
      <w:r w:rsidRPr="000329B6">
        <w:rPr>
          <w:rFonts w:ascii="Cambria" w:eastAsia="Times New Roman" w:hAnsi="Cambria" w:cs="Times New Roman"/>
          <w:color w:val="222635"/>
          <w:sz w:val="29"/>
          <w:szCs w:val="29"/>
        </w:rPr>
        <w:t> to </w:t>
      </w:r>
      <w:hyperlink r:id="rId49" w:tgtFrame="_blank" w:history="1">
        <w:r w:rsidRPr="000329B6">
          <w:rPr>
            <w:rFonts w:ascii="Cambria" w:eastAsia="Times New Roman" w:hAnsi="Cambria" w:cs="Times New Roman"/>
            <w:color w:val="29A8FF"/>
            <w:sz w:val="29"/>
            <w:u w:val="single"/>
          </w:rPr>
          <w:t>bring their source code</w:t>
        </w:r>
      </w:hyperlink>
      <w:r w:rsidRPr="000329B6">
        <w:rPr>
          <w:rFonts w:ascii="Cambria" w:eastAsia="Times New Roman" w:hAnsi="Cambria" w:cs="Times New Roman"/>
          <w:color w:val="222635"/>
          <w:sz w:val="29"/>
          <w:szCs w:val="29"/>
        </w:rPr>
        <w:t xml:space="preserve"> into any repository, make changes, and sync them across your codebase. So, you eliminate the coupling between services — since you can make changes, update versions, and develop the code from each service — without </w:t>
      </w:r>
      <w:proofErr w:type="spellStart"/>
      <w:r w:rsidRPr="000329B6">
        <w:rPr>
          <w:rFonts w:ascii="Cambria" w:eastAsia="Times New Roman" w:hAnsi="Cambria" w:cs="Times New Roman"/>
          <w:color w:val="222635"/>
          <w:sz w:val="29"/>
          <w:szCs w:val="29"/>
        </w:rPr>
        <w:t>compraminzing</w:t>
      </w:r>
      <w:proofErr w:type="spellEnd"/>
      <w:r w:rsidRPr="000329B6">
        <w:rPr>
          <w:rFonts w:ascii="Cambria" w:eastAsia="Times New Roman" w:hAnsi="Cambria" w:cs="Times New Roman"/>
          <w:color w:val="222635"/>
          <w:sz w:val="29"/>
          <w:szCs w:val="29"/>
        </w:rPr>
        <w:t xml:space="preserve"> on being able to manage and sync them.</w:t>
      </w:r>
    </w:p>
    <w:p w:rsidR="000329B6" w:rsidRPr="000329B6" w:rsidRDefault="000329B6" w:rsidP="000329B6">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0329B6">
        <w:rPr>
          <w:rFonts w:ascii="Helvetica" w:eastAsia="Times New Roman" w:hAnsi="Helvetica" w:cs="Helvetica"/>
          <w:b/>
          <w:bCs/>
          <w:color w:val="222635"/>
          <w:spacing w:val="-8"/>
          <w:sz w:val="45"/>
          <w:szCs w:val="45"/>
        </w:rPr>
        <w:t>Conclusion</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proofErr w:type="spellStart"/>
      <w:r w:rsidRPr="000329B6">
        <w:rPr>
          <w:rFonts w:ascii="Cambria" w:eastAsia="Times New Roman" w:hAnsi="Cambria" w:cs="Times New Roman"/>
          <w:color w:val="222635"/>
          <w:sz w:val="29"/>
          <w:szCs w:val="29"/>
        </w:rPr>
        <w:t>Microservices</w:t>
      </w:r>
      <w:proofErr w:type="spellEnd"/>
      <w:r w:rsidRPr="000329B6">
        <w:rPr>
          <w:rFonts w:ascii="Cambria" w:eastAsia="Times New Roman" w:hAnsi="Cambria" w:cs="Times New Roman"/>
          <w:color w:val="222635"/>
          <w:sz w:val="29"/>
          <w:szCs w:val="29"/>
        </w:rPr>
        <w:t xml:space="preserve"> provide increased modularity and separation for your development process. Many services will use the same code, so sharing code between them is critical for your development and maintenance efforts.</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 xml:space="preserve">However, coupling services through shared </w:t>
      </w:r>
      <w:proofErr w:type="spellStart"/>
      <w:r w:rsidRPr="000329B6">
        <w:rPr>
          <w:rFonts w:ascii="Cambria" w:eastAsia="Times New Roman" w:hAnsi="Cambria" w:cs="Times New Roman"/>
          <w:color w:val="222635"/>
          <w:sz w:val="29"/>
          <w:szCs w:val="29"/>
        </w:rPr>
        <w:t>libs</w:t>
      </w:r>
      <w:proofErr w:type="spellEnd"/>
      <w:r w:rsidRPr="000329B6">
        <w:rPr>
          <w:rFonts w:ascii="Cambria" w:eastAsia="Times New Roman" w:hAnsi="Cambria" w:cs="Times New Roman"/>
          <w:color w:val="222635"/>
          <w:sz w:val="29"/>
          <w:szCs w:val="29"/>
        </w:rPr>
        <w:t xml:space="preserve"> might ruin the point of having multiple different services. Creating different repos to publish every few code lines as a package to </w:t>
      </w:r>
      <w:proofErr w:type="spellStart"/>
      <w:r w:rsidRPr="000329B6">
        <w:rPr>
          <w:rFonts w:ascii="Cambria" w:eastAsia="Times New Roman" w:hAnsi="Cambria" w:cs="Times New Roman"/>
          <w:color w:val="222635"/>
          <w:sz w:val="29"/>
          <w:szCs w:val="29"/>
        </w:rPr>
        <w:t>npm</w:t>
      </w:r>
      <w:proofErr w:type="spellEnd"/>
      <w:r w:rsidRPr="000329B6">
        <w:rPr>
          <w:rFonts w:ascii="Cambria" w:eastAsia="Times New Roman" w:hAnsi="Cambria" w:cs="Times New Roman"/>
          <w:color w:val="222635"/>
          <w:sz w:val="29"/>
          <w:szCs w:val="29"/>
        </w:rPr>
        <w:t xml:space="preserve"> isn't practical.</w:t>
      </w:r>
    </w:p>
    <w:p w:rsidR="000329B6" w:rsidRPr="000329B6" w:rsidRDefault="000329B6" w:rsidP="000329B6">
      <w:pPr>
        <w:shd w:val="clear" w:color="auto" w:fill="FFFFFF"/>
        <w:spacing w:before="75" w:after="225" w:line="240" w:lineRule="auto"/>
        <w:rPr>
          <w:rFonts w:ascii="Cambria" w:eastAsia="Times New Roman" w:hAnsi="Cambria" w:cs="Times New Roman"/>
          <w:color w:val="222635"/>
          <w:sz w:val="29"/>
          <w:szCs w:val="29"/>
        </w:rPr>
      </w:pPr>
      <w:r w:rsidRPr="000329B6">
        <w:rPr>
          <w:rFonts w:ascii="Cambria" w:eastAsia="Times New Roman" w:hAnsi="Cambria" w:cs="Times New Roman"/>
          <w:color w:val="222635"/>
          <w:sz w:val="29"/>
          <w:szCs w:val="29"/>
        </w:rPr>
        <w:t>Using new technologies like </w:t>
      </w:r>
      <w:hyperlink r:id="rId50" w:tgtFrame="_blank" w:history="1">
        <w:r w:rsidRPr="000329B6">
          <w:rPr>
            <w:rFonts w:ascii="Cambria" w:eastAsia="Times New Roman" w:hAnsi="Cambria" w:cs="Times New Roman"/>
            <w:color w:val="29A8FF"/>
            <w:sz w:val="29"/>
            <w:u w:val="single"/>
          </w:rPr>
          <w:t>Bit </w:t>
        </w:r>
      </w:hyperlink>
      <w:r w:rsidRPr="000329B6">
        <w:rPr>
          <w:rFonts w:ascii="Cambria" w:eastAsia="Times New Roman" w:hAnsi="Cambria" w:cs="Times New Roman"/>
          <w:color w:val="222635"/>
          <w:sz w:val="29"/>
          <w:szCs w:val="29"/>
        </w:rPr>
        <w:t xml:space="preserve">we can have the best of both worlds: easily share common code between our </w:t>
      </w:r>
      <w:proofErr w:type="spellStart"/>
      <w:r w:rsidRPr="000329B6">
        <w:rPr>
          <w:rFonts w:ascii="Cambria" w:eastAsia="Times New Roman" w:hAnsi="Cambria" w:cs="Times New Roman"/>
          <w:color w:val="222635"/>
          <w:sz w:val="29"/>
          <w:szCs w:val="29"/>
        </w:rPr>
        <w:t>microservices</w:t>
      </w:r>
      <w:proofErr w:type="spellEnd"/>
      <w:r w:rsidRPr="000329B6">
        <w:rPr>
          <w:rFonts w:ascii="Cambria" w:eastAsia="Times New Roman" w:hAnsi="Cambria" w:cs="Times New Roman"/>
          <w:color w:val="222635"/>
          <w:sz w:val="29"/>
          <w:szCs w:val="29"/>
        </w:rPr>
        <w:t>, make and sync changes from any end, and avoid the coupling created via adding third-party shared libraries.</w:t>
      </w:r>
    </w:p>
    <w:p w:rsidR="000329B6" w:rsidRPr="002A48A5" w:rsidRDefault="000329B6" w:rsidP="000329B6">
      <w:pPr>
        <w:shd w:val="clear" w:color="auto" w:fill="FFFFFF"/>
        <w:spacing w:after="150" w:line="240" w:lineRule="auto"/>
        <w:ind w:left="420"/>
        <w:rPr>
          <w:rFonts w:ascii="inherit" w:eastAsia="Times New Roman" w:hAnsi="inherit" w:cs="Helvetica"/>
          <w:spacing w:val="-2"/>
          <w:sz w:val="24"/>
          <w:szCs w:val="24"/>
        </w:rPr>
      </w:pP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continuous delivery?</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will you improve the performance of distributed system?</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will you implement caching for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Which protocol is generally used for client to service and inter-service communication</w:t>
      </w:r>
      <w:proofErr w:type="gramStart"/>
      <w:r w:rsidRPr="002A48A5">
        <w:rPr>
          <w:rFonts w:ascii="inherit" w:eastAsia="Times New Roman" w:hAnsi="inherit" w:cs="Helvetica"/>
          <w:spacing w:val="-2"/>
          <w:sz w:val="24"/>
          <w:szCs w:val="24"/>
        </w:rPr>
        <w:t>?.</w:t>
      </w:r>
      <w:proofErr w:type="gramEnd"/>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are advantages of using asynchronous messaging within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architecture?</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good tool for documenting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will you integrate Swagger into your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3"/>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are common properties for a Spring Boot project</w:t>
      </w:r>
    </w:p>
    <w:p w:rsidR="002A48A5" w:rsidRPr="002A48A5" w:rsidRDefault="002A48A5" w:rsidP="002A48A5">
      <w:pPr>
        <w:shd w:val="clear" w:color="auto" w:fill="FFFFFF"/>
        <w:spacing w:before="240" w:after="120" w:line="240" w:lineRule="auto"/>
        <w:outlineLvl w:val="1"/>
        <w:rPr>
          <w:rFonts w:ascii="Arial" w:eastAsia="Times New Roman" w:hAnsi="Arial" w:cs="Arial"/>
          <w:color w:val="BA3925"/>
          <w:spacing w:val="-2"/>
          <w:sz w:val="41"/>
          <w:szCs w:val="41"/>
        </w:rPr>
      </w:pPr>
      <w:proofErr w:type="gramStart"/>
      <w:r w:rsidRPr="002A48A5">
        <w:rPr>
          <w:rFonts w:ascii="Arial" w:eastAsia="Times New Roman" w:hAnsi="Arial" w:cs="Arial"/>
          <w:color w:val="BA3925"/>
          <w:spacing w:val="-2"/>
          <w:sz w:val="41"/>
          <w:szCs w:val="41"/>
        </w:rPr>
        <w:lastRenderedPageBreak/>
        <w:t>PART 4.</w:t>
      </w:r>
      <w:proofErr w:type="gramEnd"/>
      <w:r w:rsidRPr="002A48A5">
        <w:rPr>
          <w:rFonts w:ascii="Arial" w:eastAsia="Times New Roman" w:hAnsi="Arial" w:cs="Arial"/>
          <w:color w:val="BA3925"/>
          <w:spacing w:val="-2"/>
          <w:sz w:val="41"/>
          <w:szCs w:val="41"/>
        </w:rPr>
        <w:t xml:space="preserve"> </w:t>
      </w:r>
      <w:proofErr w:type="gramStart"/>
      <w:r w:rsidRPr="002A48A5">
        <w:rPr>
          <w:rFonts w:ascii="Arial" w:eastAsia="Times New Roman" w:hAnsi="Arial" w:cs="Arial"/>
          <w:color w:val="BA3925"/>
          <w:spacing w:val="-2"/>
          <w:sz w:val="41"/>
          <w:szCs w:val="41"/>
        </w:rPr>
        <w:t xml:space="preserve">Security in </w:t>
      </w:r>
      <w:proofErr w:type="spellStart"/>
      <w:r w:rsidRPr="002A48A5">
        <w:rPr>
          <w:rFonts w:ascii="Arial" w:eastAsia="Times New Roman" w:hAnsi="Arial" w:cs="Arial"/>
          <w:color w:val="BA3925"/>
          <w:spacing w:val="-2"/>
          <w:sz w:val="41"/>
          <w:szCs w:val="41"/>
        </w:rPr>
        <w:t>Microservices</w:t>
      </w:r>
      <w:proofErr w:type="spellEnd"/>
      <w:r w:rsidRPr="002A48A5">
        <w:rPr>
          <w:rFonts w:ascii="Arial" w:eastAsia="Times New Roman" w:hAnsi="Arial" w:cs="Arial"/>
          <w:color w:val="BA3925"/>
          <w:spacing w:val="-2"/>
          <w:sz w:val="41"/>
          <w:szCs w:val="41"/>
        </w:rPr>
        <w:t>.</w:t>
      </w:r>
      <w:proofErr w:type="gramEnd"/>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Why Basic Authentication is not suitable in </w:t>
      </w:r>
      <w:proofErr w:type="spellStart"/>
      <w:r w:rsidRPr="002A48A5">
        <w:rPr>
          <w:rFonts w:ascii="inherit" w:eastAsia="Times New Roman" w:hAnsi="inherit" w:cs="Helvetica"/>
          <w:spacing w:val="-2"/>
          <w:sz w:val="24"/>
          <w:szCs w:val="24"/>
        </w:rPr>
        <w:t>Microservices</w:t>
      </w:r>
      <w:proofErr w:type="spellEnd"/>
      <w:r w:rsidRPr="002A48A5">
        <w:rPr>
          <w:rFonts w:ascii="inherit" w:eastAsia="Times New Roman" w:hAnsi="inherit" w:cs="Helvetica"/>
          <w:spacing w:val="-2"/>
          <w:sz w:val="24"/>
          <w:szCs w:val="24"/>
        </w:rPr>
        <w:t xml:space="preserve"> Context?</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Why OAuth2?</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OAuth2 Works?</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are different OAuth2 Roles?</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are different </w:t>
      </w:r>
      <w:proofErr w:type="spellStart"/>
      <w:r w:rsidRPr="002A48A5">
        <w:rPr>
          <w:rFonts w:ascii="inherit" w:eastAsia="Times New Roman" w:hAnsi="inherit" w:cs="Helvetica"/>
          <w:spacing w:val="-2"/>
          <w:sz w:val="24"/>
          <w:szCs w:val="24"/>
        </w:rPr>
        <w:t>OAuth</w:t>
      </w:r>
      <w:proofErr w:type="spellEnd"/>
      <w:r w:rsidRPr="002A48A5">
        <w:rPr>
          <w:rFonts w:ascii="inherit" w:eastAsia="Times New Roman" w:hAnsi="inherit" w:cs="Helvetica"/>
          <w:spacing w:val="-2"/>
          <w:sz w:val="24"/>
          <w:szCs w:val="24"/>
        </w:rPr>
        <w:t xml:space="preserve"> 2.0 grant types (</w:t>
      </w:r>
      <w:proofErr w:type="spellStart"/>
      <w:r w:rsidRPr="002A48A5">
        <w:rPr>
          <w:rFonts w:ascii="inherit" w:eastAsia="Times New Roman" w:hAnsi="inherit" w:cs="Helvetica"/>
          <w:spacing w:val="-2"/>
          <w:sz w:val="24"/>
          <w:szCs w:val="24"/>
        </w:rPr>
        <w:t>OAuth</w:t>
      </w:r>
      <w:proofErr w:type="spellEnd"/>
      <w:r w:rsidRPr="002A48A5">
        <w:rPr>
          <w:rFonts w:ascii="inherit" w:eastAsia="Times New Roman" w:hAnsi="inherit" w:cs="Helvetica"/>
          <w:spacing w:val="-2"/>
          <w:sz w:val="24"/>
          <w:szCs w:val="24"/>
        </w:rPr>
        <w:t xml:space="preserve"> flows)?</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When shall I use resource owner credentials</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When shall I use Authorization Code grant</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When shall I use client credentials?</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OAuth2 and </w:t>
      </w:r>
      <w:proofErr w:type="spellStart"/>
      <w:r w:rsidRPr="002A48A5">
        <w:rPr>
          <w:rFonts w:ascii="inherit" w:eastAsia="Times New Roman" w:hAnsi="inherit" w:cs="Helvetica"/>
          <w:spacing w:val="-2"/>
          <w:sz w:val="24"/>
          <w:szCs w:val="24"/>
        </w:rPr>
        <w:t>Microservice</w:t>
      </w:r>
      <w:proofErr w:type="spellEnd"/>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JWT?</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are </w:t>
      </w:r>
      <w:proofErr w:type="spellStart"/>
      <w:r w:rsidRPr="002A48A5">
        <w:rPr>
          <w:rFonts w:ascii="inherit" w:eastAsia="Times New Roman" w:hAnsi="inherit" w:cs="Helvetica"/>
          <w:spacing w:val="-2"/>
          <w:sz w:val="24"/>
          <w:szCs w:val="24"/>
        </w:rPr>
        <w:t>usecases</w:t>
      </w:r>
      <w:proofErr w:type="spellEnd"/>
      <w:r w:rsidRPr="002A48A5">
        <w:rPr>
          <w:rFonts w:ascii="inherit" w:eastAsia="Times New Roman" w:hAnsi="inherit" w:cs="Helvetica"/>
          <w:spacing w:val="-2"/>
          <w:sz w:val="24"/>
          <w:szCs w:val="24"/>
        </w:rPr>
        <w:t xml:space="preserve"> for JWT</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does JWT looks like</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What is </w:t>
      </w:r>
      <w:proofErr w:type="spellStart"/>
      <w:r w:rsidRPr="002A48A5">
        <w:rPr>
          <w:rFonts w:ascii="inherit" w:eastAsia="Times New Roman" w:hAnsi="inherit" w:cs="Helvetica"/>
          <w:spacing w:val="-2"/>
          <w:sz w:val="24"/>
          <w:szCs w:val="24"/>
        </w:rPr>
        <w:t>AccessToken</w:t>
      </w:r>
      <w:proofErr w:type="spellEnd"/>
      <w:r w:rsidRPr="002A48A5">
        <w:rPr>
          <w:rFonts w:ascii="inherit" w:eastAsia="Times New Roman" w:hAnsi="inherit" w:cs="Helvetica"/>
          <w:spacing w:val="-2"/>
          <w:sz w:val="24"/>
          <w:szCs w:val="24"/>
        </w:rPr>
        <w:t xml:space="preserve"> and </w:t>
      </w:r>
      <w:proofErr w:type="spellStart"/>
      <w:r w:rsidRPr="002A48A5">
        <w:rPr>
          <w:rFonts w:ascii="inherit" w:eastAsia="Times New Roman" w:hAnsi="inherit" w:cs="Helvetica"/>
          <w:spacing w:val="-2"/>
          <w:sz w:val="24"/>
          <w:szCs w:val="24"/>
        </w:rPr>
        <w:t>RefreshToken</w:t>
      </w:r>
      <w:proofErr w:type="spellEnd"/>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use a </w:t>
      </w:r>
      <w:proofErr w:type="spellStart"/>
      <w:r w:rsidRPr="002A48A5">
        <w:rPr>
          <w:rFonts w:ascii="inherit" w:eastAsia="Times New Roman" w:hAnsi="inherit" w:cs="Helvetica"/>
          <w:spacing w:val="-2"/>
          <w:sz w:val="24"/>
          <w:szCs w:val="24"/>
        </w:rPr>
        <w:t>RefreshToken</w:t>
      </w:r>
      <w:proofErr w:type="spellEnd"/>
      <w:r w:rsidRPr="002A48A5">
        <w:rPr>
          <w:rFonts w:ascii="inherit" w:eastAsia="Times New Roman" w:hAnsi="inherit" w:cs="Helvetica"/>
          <w:spacing w:val="-2"/>
          <w:sz w:val="24"/>
          <w:szCs w:val="24"/>
        </w:rPr>
        <w:t xml:space="preserve"> to request a new </w:t>
      </w:r>
      <w:proofErr w:type="spellStart"/>
      <w:r w:rsidRPr="002A48A5">
        <w:rPr>
          <w:rFonts w:ascii="inherit" w:eastAsia="Times New Roman" w:hAnsi="inherit" w:cs="Helvetica"/>
          <w:spacing w:val="-2"/>
          <w:sz w:val="24"/>
          <w:szCs w:val="24"/>
        </w:rPr>
        <w:t>AccessToken</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to call the protected resource using </w:t>
      </w:r>
      <w:proofErr w:type="spellStart"/>
      <w:r w:rsidRPr="002A48A5">
        <w:rPr>
          <w:rFonts w:ascii="inherit" w:eastAsia="Times New Roman" w:hAnsi="inherit" w:cs="Helvetica"/>
          <w:spacing w:val="-2"/>
          <w:sz w:val="24"/>
          <w:szCs w:val="24"/>
        </w:rPr>
        <w:t>AccessToken</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Can a </w:t>
      </w:r>
      <w:proofErr w:type="spellStart"/>
      <w:r w:rsidRPr="002A48A5">
        <w:rPr>
          <w:rFonts w:ascii="inherit" w:eastAsia="Times New Roman" w:hAnsi="inherit" w:cs="Helvetica"/>
          <w:spacing w:val="-2"/>
          <w:sz w:val="24"/>
          <w:szCs w:val="24"/>
        </w:rPr>
        <w:t>refreshToken</w:t>
      </w:r>
      <w:proofErr w:type="spellEnd"/>
      <w:r w:rsidRPr="002A48A5">
        <w:rPr>
          <w:rFonts w:ascii="inherit" w:eastAsia="Times New Roman" w:hAnsi="inherit" w:cs="Helvetica"/>
          <w:spacing w:val="-2"/>
          <w:sz w:val="24"/>
          <w:szCs w:val="24"/>
        </w:rPr>
        <w:t xml:space="preserve"> be never expiring? How to make </w:t>
      </w:r>
      <w:proofErr w:type="spellStart"/>
      <w:r w:rsidRPr="002A48A5">
        <w:rPr>
          <w:rFonts w:ascii="inherit" w:eastAsia="Times New Roman" w:hAnsi="inherit" w:cs="Helvetica"/>
          <w:spacing w:val="-2"/>
          <w:sz w:val="24"/>
          <w:szCs w:val="24"/>
        </w:rPr>
        <w:t>refreshToken</w:t>
      </w:r>
      <w:proofErr w:type="spellEnd"/>
      <w:r w:rsidRPr="002A48A5">
        <w:rPr>
          <w:rFonts w:ascii="inherit" w:eastAsia="Times New Roman" w:hAnsi="inherit" w:cs="Helvetica"/>
          <w:spacing w:val="-2"/>
          <w:sz w:val="24"/>
          <w:szCs w:val="24"/>
        </w:rPr>
        <w:t xml:space="preserve"> life long valid?</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Generate </w:t>
      </w:r>
      <w:proofErr w:type="spellStart"/>
      <w:r w:rsidRPr="002A48A5">
        <w:rPr>
          <w:rFonts w:ascii="inherit" w:eastAsia="Times New Roman" w:hAnsi="inherit" w:cs="Helvetica"/>
          <w:spacing w:val="-2"/>
          <w:sz w:val="24"/>
          <w:szCs w:val="24"/>
        </w:rPr>
        <w:t>AccessToken</w:t>
      </w:r>
      <w:proofErr w:type="spellEnd"/>
      <w:r w:rsidRPr="002A48A5">
        <w:rPr>
          <w:rFonts w:ascii="inherit" w:eastAsia="Times New Roman" w:hAnsi="inherit" w:cs="Helvetica"/>
          <w:spacing w:val="-2"/>
          <w:sz w:val="24"/>
          <w:szCs w:val="24"/>
        </w:rPr>
        <w:t xml:space="preserve"> for Client Credentials.</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Why there is no </w:t>
      </w:r>
      <w:proofErr w:type="spellStart"/>
      <w:r w:rsidRPr="002A48A5">
        <w:rPr>
          <w:rFonts w:ascii="inherit" w:eastAsia="Times New Roman" w:hAnsi="inherit" w:cs="Helvetica"/>
          <w:spacing w:val="-2"/>
          <w:sz w:val="24"/>
          <w:szCs w:val="24"/>
        </w:rPr>
        <w:t>RefreshToken</w:t>
      </w:r>
      <w:proofErr w:type="spellEnd"/>
      <w:r w:rsidRPr="002A48A5">
        <w:rPr>
          <w:rFonts w:ascii="inherit" w:eastAsia="Times New Roman" w:hAnsi="inherit" w:cs="Helvetica"/>
          <w:spacing w:val="-2"/>
          <w:sz w:val="24"/>
          <w:szCs w:val="24"/>
        </w:rPr>
        <w:t xml:space="preserve"> support in Oauth2 Client Credentials workflow?</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implement the Logout functionality using JWT?</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Security in inter-service communication</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setup multiple authentications in Spring Security?</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purpose of @</w:t>
      </w:r>
      <w:proofErr w:type="spellStart"/>
      <w:r w:rsidRPr="002A48A5">
        <w:rPr>
          <w:rFonts w:ascii="inherit" w:eastAsia="Times New Roman" w:hAnsi="inherit" w:cs="Helvetica"/>
          <w:spacing w:val="-2"/>
          <w:sz w:val="24"/>
          <w:szCs w:val="24"/>
        </w:rPr>
        <w:t>EnableResourceServer</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purpose of @EnableOAuth2Sso?</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purpose of @EnableOAuth2Client?</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How can we add custom claims to JWT </w:t>
      </w:r>
      <w:proofErr w:type="spellStart"/>
      <w:r w:rsidRPr="002A48A5">
        <w:rPr>
          <w:rFonts w:ascii="inherit" w:eastAsia="Times New Roman" w:hAnsi="inherit" w:cs="Helvetica"/>
          <w:spacing w:val="-2"/>
          <w:sz w:val="24"/>
          <w:szCs w:val="24"/>
        </w:rPr>
        <w:t>AccessToken</w:t>
      </w:r>
      <w:proofErr w:type="spellEnd"/>
      <w:r w:rsidRPr="002A48A5">
        <w:rPr>
          <w:rFonts w:ascii="inherit" w:eastAsia="Times New Roman" w:hAnsi="inherit" w:cs="Helvetica"/>
          <w:spacing w:val="-2"/>
          <w:sz w:val="24"/>
          <w:szCs w:val="24"/>
        </w:rPr>
        <w:t>?</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Security Best Practice</w:t>
      </w:r>
    </w:p>
    <w:p w:rsidR="002A48A5" w:rsidRPr="002A48A5" w:rsidRDefault="002A48A5" w:rsidP="002A48A5">
      <w:pPr>
        <w:numPr>
          <w:ilvl w:val="0"/>
          <w:numId w:val="4"/>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How to enable spring security at service layer?</w:t>
      </w:r>
    </w:p>
    <w:p w:rsidR="002A48A5" w:rsidRPr="002A48A5" w:rsidRDefault="002A48A5" w:rsidP="002A48A5">
      <w:pPr>
        <w:shd w:val="clear" w:color="auto" w:fill="FFFFFF"/>
        <w:spacing w:before="240" w:after="120" w:line="240" w:lineRule="auto"/>
        <w:outlineLvl w:val="1"/>
        <w:rPr>
          <w:rFonts w:ascii="Arial" w:eastAsia="Times New Roman" w:hAnsi="Arial" w:cs="Arial"/>
          <w:color w:val="BA3925"/>
          <w:spacing w:val="-2"/>
          <w:sz w:val="41"/>
          <w:szCs w:val="41"/>
        </w:rPr>
      </w:pPr>
      <w:proofErr w:type="gramStart"/>
      <w:r w:rsidRPr="002A48A5">
        <w:rPr>
          <w:rFonts w:ascii="Arial" w:eastAsia="Times New Roman" w:hAnsi="Arial" w:cs="Arial"/>
          <w:color w:val="BA3925"/>
          <w:spacing w:val="-2"/>
          <w:sz w:val="41"/>
          <w:szCs w:val="41"/>
        </w:rPr>
        <w:t>PART 5.</w:t>
      </w:r>
      <w:proofErr w:type="gramEnd"/>
      <w:r w:rsidRPr="002A48A5">
        <w:rPr>
          <w:rFonts w:ascii="Arial" w:eastAsia="Times New Roman" w:hAnsi="Arial" w:cs="Arial"/>
          <w:color w:val="BA3925"/>
          <w:spacing w:val="-2"/>
          <w:sz w:val="41"/>
          <w:szCs w:val="41"/>
        </w:rPr>
        <w:t xml:space="preserve"> Testing Spring Boot based </w:t>
      </w:r>
      <w:proofErr w:type="spellStart"/>
      <w:r w:rsidRPr="002A48A5">
        <w:rPr>
          <w:rFonts w:ascii="Arial" w:eastAsia="Times New Roman" w:hAnsi="Arial" w:cs="Arial"/>
          <w:color w:val="BA3925"/>
          <w:spacing w:val="-2"/>
          <w:sz w:val="41"/>
          <w:szCs w:val="41"/>
        </w:rPr>
        <w:t>Microservices</w:t>
      </w:r>
      <w:proofErr w:type="spellEnd"/>
    </w:p>
    <w:p w:rsidR="002A48A5" w:rsidRPr="002A48A5" w:rsidRDefault="002A48A5" w:rsidP="002A48A5">
      <w:pPr>
        <w:numPr>
          <w:ilvl w:val="0"/>
          <w:numId w:val="5"/>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lastRenderedPageBreak/>
        <w:t>Tools and Libraries available for testing</w:t>
      </w:r>
    </w:p>
    <w:p w:rsidR="002A48A5" w:rsidRPr="002A48A5" w:rsidRDefault="002A48A5" w:rsidP="002A48A5">
      <w:pPr>
        <w:numPr>
          <w:ilvl w:val="0"/>
          <w:numId w:val="5"/>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What is Mike Cohn’s Test Pyramid?</w:t>
      </w:r>
    </w:p>
    <w:p w:rsidR="002A48A5" w:rsidRPr="002A48A5" w:rsidRDefault="002A48A5" w:rsidP="002A48A5">
      <w:pPr>
        <w:numPr>
          <w:ilvl w:val="0"/>
          <w:numId w:val="5"/>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Testing Strategies</w:t>
      </w:r>
    </w:p>
    <w:p w:rsidR="002A48A5" w:rsidRPr="002A48A5" w:rsidRDefault="002A48A5" w:rsidP="002A48A5">
      <w:pPr>
        <w:numPr>
          <w:ilvl w:val="0"/>
          <w:numId w:val="5"/>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Mock </w:t>
      </w:r>
      <w:proofErr w:type="spellStart"/>
      <w:r w:rsidRPr="002A48A5">
        <w:rPr>
          <w:rFonts w:ascii="inherit" w:eastAsia="Times New Roman" w:hAnsi="inherit" w:cs="Helvetica"/>
          <w:spacing w:val="-2"/>
          <w:sz w:val="24"/>
          <w:szCs w:val="24"/>
        </w:rPr>
        <w:t>vs</w:t>
      </w:r>
      <w:proofErr w:type="spellEnd"/>
      <w:r w:rsidRPr="002A48A5">
        <w:rPr>
          <w:rFonts w:ascii="inherit" w:eastAsia="Times New Roman" w:hAnsi="inherit" w:cs="Helvetica"/>
          <w:spacing w:val="-2"/>
          <w:sz w:val="24"/>
          <w:szCs w:val="24"/>
        </w:rPr>
        <w:t xml:space="preserve"> Stub?</w:t>
      </w:r>
    </w:p>
    <w:p w:rsidR="002A48A5" w:rsidRPr="002A48A5" w:rsidRDefault="002A48A5" w:rsidP="002A48A5">
      <w:pPr>
        <w:numPr>
          <w:ilvl w:val="0"/>
          <w:numId w:val="5"/>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Unit Testing</w:t>
      </w:r>
    </w:p>
    <w:p w:rsidR="002A48A5" w:rsidRPr="002A48A5" w:rsidRDefault="002A48A5" w:rsidP="002A48A5">
      <w:pPr>
        <w:numPr>
          <w:ilvl w:val="0"/>
          <w:numId w:val="5"/>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Integration Tests</w:t>
      </w:r>
    </w:p>
    <w:p w:rsidR="002A48A5" w:rsidRPr="002A48A5" w:rsidRDefault="002A48A5" w:rsidP="002A48A5">
      <w:pPr>
        <w:numPr>
          <w:ilvl w:val="0"/>
          <w:numId w:val="5"/>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Contract-Driven Tests</w:t>
      </w:r>
    </w:p>
    <w:p w:rsidR="002A48A5" w:rsidRPr="002A48A5" w:rsidRDefault="002A48A5" w:rsidP="002A48A5">
      <w:pPr>
        <w:numPr>
          <w:ilvl w:val="0"/>
          <w:numId w:val="5"/>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End to End Tests</w:t>
      </w:r>
    </w:p>
    <w:p w:rsidR="002A48A5" w:rsidRPr="002A48A5" w:rsidRDefault="002A48A5" w:rsidP="002A48A5">
      <w:pPr>
        <w:numPr>
          <w:ilvl w:val="0"/>
          <w:numId w:val="5"/>
        </w:numPr>
        <w:shd w:val="clear" w:color="auto" w:fill="FFFFFF"/>
        <w:spacing w:after="150" w:line="240" w:lineRule="auto"/>
        <w:ind w:left="420"/>
        <w:rPr>
          <w:rFonts w:ascii="inherit" w:eastAsia="Times New Roman" w:hAnsi="inherit" w:cs="Helvetica"/>
          <w:spacing w:val="-2"/>
          <w:sz w:val="24"/>
          <w:szCs w:val="24"/>
        </w:rPr>
      </w:pPr>
      <w:r w:rsidRPr="002A48A5">
        <w:rPr>
          <w:rFonts w:ascii="inherit" w:eastAsia="Times New Roman" w:hAnsi="inherit" w:cs="Helvetica"/>
          <w:spacing w:val="-2"/>
          <w:sz w:val="24"/>
          <w:szCs w:val="24"/>
        </w:rPr>
        <w:t>Best Practices in Testing</w:t>
      </w:r>
    </w:p>
    <w:p w:rsidR="002A48A5" w:rsidRPr="002A48A5" w:rsidRDefault="002A48A5" w:rsidP="002A48A5">
      <w:pPr>
        <w:shd w:val="clear" w:color="auto" w:fill="FFFFFF"/>
        <w:spacing w:before="300" w:after="285" w:line="240" w:lineRule="auto"/>
        <w:rPr>
          <w:rFonts w:ascii="Helvetica" w:eastAsia="Times New Roman" w:hAnsi="Helvetica" w:cs="Helvetica"/>
          <w:sz w:val="24"/>
          <w:szCs w:val="24"/>
        </w:rPr>
      </w:pPr>
      <w:r w:rsidRPr="002A48A5">
        <w:rPr>
          <w:rFonts w:ascii="Helvetica" w:eastAsia="Times New Roman" w:hAnsi="Helvetica" w:cs="Helvetica"/>
          <w:sz w:val="24"/>
          <w:szCs w:val="24"/>
        </w:rPr>
        <w:pict>
          <v:rect id="_x0000_i1025" style="width:0;height:0" o:hralign="center" o:hrstd="t" o:hr="t" fillcolor="#a0a0a0" stroked="f"/>
        </w:pict>
      </w:r>
    </w:p>
    <w:p w:rsidR="002A48A5" w:rsidRPr="002A48A5" w:rsidRDefault="002A48A5" w:rsidP="002A48A5">
      <w:pPr>
        <w:shd w:val="clear" w:color="auto" w:fill="FFFFFF"/>
        <w:spacing w:before="100" w:beforeAutospacing="1" w:after="100" w:afterAutospacing="1" w:line="240" w:lineRule="auto"/>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For all these questions, you can buy my </w:t>
      </w:r>
      <w:proofErr w:type="spellStart"/>
      <w:r w:rsidRPr="002A48A5">
        <w:rPr>
          <w:rFonts w:ascii="inherit" w:eastAsia="Times New Roman" w:hAnsi="inherit" w:cs="Helvetica"/>
          <w:spacing w:val="-2"/>
          <w:sz w:val="24"/>
          <w:szCs w:val="24"/>
        </w:rPr>
        <w:t>ebook</w:t>
      </w:r>
      <w:proofErr w:type="spellEnd"/>
      <w:r w:rsidRPr="002A48A5">
        <w:rPr>
          <w:rFonts w:ascii="inherit" w:eastAsia="Times New Roman" w:hAnsi="inherit" w:cs="Helvetica"/>
          <w:spacing w:val="-2"/>
          <w:sz w:val="24"/>
          <w:szCs w:val="24"/>
        </w:rPr>
        <w:t>:</w:t>
      </w:r>
    </w:p>
    <w:p w:rsidR="002A48A5" w:rsidRPr="002A48A5" w:rsidRDefault="002A48A5" w:rsidP="002A48A5">
      <w:pPr>
        <w:shd w:val="clear" w:color="auto" w:fill="F8F8F7"/>
        <w:spacing w:after="120" w:line="240" w:lineRule="auto"/>
        <w:jc w:val="center"/>
        <w:rPr>
          <w:rFonts w:ascii="Arial" w:eastAsia="Times New Roman" w:hAnsi="Arial" w:cs="Arial"/>
          <w:color w:val="7A2518"/>
          <w:sz w:val="33"/>
          <w:szCs w:val="33"/>
        </w:rPr>
      </w:pPr>
      <w:r w:rsidRPr="002A48A5">
        <w:rPr>
          <w:rFonts w:ascii="Arial" w:eastAsia="Times New Roman" w:hAnsi="Arial" w:cs="Arial"/>
          <w:color w:val="7A2518"/>
          <w:sz w:val="33"/>
          <w:szCs w:val="33"/>
        </w:rPr>
        <w:t xml:space="preserve">Buy my </w:t>
      </w:r>
      <w:proofErr w:type="spellStart"/>
      <w:r w:rsidRPr="002A48A5">
        <w:rPr>
          <w:rFonts w:ascii="Arial" w:eastAsia="Times New Roman" w:hAnsi="Arial" w:cs="Arial"/>
          <w:color w:val="7A2518"/>
          <w:sz w:val="33"/>
          <w:szCs w:val="33"/>
        </w:rPr>
        <w:t>ebook</w:t>
      </w:r>
      <w:proofErr w:type="spellEnd"/>
      <w:r w:rsidRPr="002A48A5">
        <w:rPr>
          <w:rFonts w:ascii="Arial" w:eastAsia="Times New Roman" w:hAnsi="Arial" w:cs="Arial"/>
          <w:color w:val="7A2518"/>
          <w:sz w:val="33"/>
          <w:szCs w:val="33"/>
        </w:rPr>
        <w:t xml:space="preserve"> for complete question bank</w:t>
      </w:r>
    </w:p>
    <w:p w:rsidR="002A48A5" w:rsidRPr="002A48A5" w:rsidRDefault="002A48A5" w:rsidP="002A48A5">
      <w:pPr>
        <w:shd w:val="clear" w:color="auto" w:fill="F8F8F7"/>
        <w:spacing w:before="100" w:beforeAutospacing="1" w:after="100" w:afterAutospacing="1" w:line="240" w:lineRule="auto"/>
        <w:rPr>
          <w:rFonts w:ascii="inherit" w:eastAsia="Times New Roman" w:hAnsi="inherit" w:cs="Helvetica"/>
          <w:spacing w:val="-2"/>
          <w:sz w:val="24"/>
          <w:szCs w:val="24"/>
        </w:rPr>
      </w:pPr>
      <w:r w:rsidRPr="002A48A5">
        <w:rPr>
          <w:rFonts w:ascii="inherit" w:eastAsia="Times New Roman" w:hAnsi="inherit" w:cs="Helvetica"/>
          <w:spacing w:val="-2"/>
          <w:sz w:val="24"/>
          <w:szCs w:val="24"/>
        </w:rPr>
        <w:t xml:space="preserve">Most of these questions </w:t>
      </w:r>
      <w:proofErr w:type="gramStart"/>
      <w:r w:rsidRPr="002A48A5">
        <w:rPr>
          <w:rFonts w:ascii="inherit" w:eastAsia="Times New Roman" w:hAnsi="inherit" w:cs="Helvetica"/>
          <w:spacing w:val="-2"/>
          <w:sz w:val="24"/>
          <w:szCs w:val="24"/>
        </w:rPr>
        <w:t>has</w:t>
      </w:r>
      <w:proofErr w:type="gramEnd"/>
      <w:r w:rsidRPr="002A48A5">
        <w:rPr>
          <w:rFonts w:ascii="inherit" w:eastAsia="Times New Roman" w:hAnsi="inherit" w:cs="Helvetica"/>
          <w:spacing w:val="-2"/>
          <w:sz w:val="24"/>
          <w:szCs w:val="24"/>
        </w:rPr>
        <w:t xml:space="preserve"> been answered in my eBook "Cracking the Core Java Interview" updated on June 2018, that you can buy from this link:</w:t>
      </w:r>
    </w:p>
    <w:p w:rsidR="002A48A5" w:rsidRPr="002A48A5" w:rsidRDefault="002A48A5" w:rsidP="002A48A5">
      <w:pPr>
        <w:shd w:val="clear" w:color="auto" w:fill="F8F8F7"/>
        <w:spacing w:after="0" w:line="240" w:lineRule="auto"/>
        <w:rPr>
          <w:rFonts w:ascii="Helvetica" w:eastAsia="Times New Roman" w:hAnsi="Helvetica" w:cs="Helvetica"/>
          <w:sz w:val="24"/>
          <w:szCs w:val="24"/>
        </w:rPr>
      </w:pPr>
      <w:hyperlink r:id="rId51" w:tgtFrame="_blank" w:history="1">
        <w:r w:rsidRPr="002A48A5">
          <w:rPr>
            <w:rFonts w:ascii="Georgia" w:eastAsia="Times New Roman" w:hAnsi="Georgia" w:cs="Helvetica"/>
            <w:color w:val="2156A5"/>
            <w:sz w:val="28"/>
            <w:u w:val="single"/>
          </w:rPr>
          <w:t xml:space="preserve">Buy from </w:t>
        </w:r>
        <w:proofErr w:type="spellStart"/>
        <w:r w:rsidRPr="002A48A5">
          <w:rPr>
            <w:rFonts w:ascii="Georgia" w:eastAsia="Times New Roman" w:hAnsi="Georgia" w:cs="Helvetica"/>
            <w:color w:val="2156A5"/>
            <w:sz w:val="28"/>
            <w:u w:val="single"/>
          </w:rPr>
          <w:t>Shunya</w:t>
        </w:r>
        <w:proofErr w:type="spellEnd"/>
        <w:r w:rsidRPr="002A48A5">
          <w:rPr>
            <w:rFonts w:ascii="Georgia" w:eastAsia="Times New Roman" w:hAnsi="Georgia" w:cs="Helvetica"/>
            <w:color w:val="2156A5"/>
            <w:sz w:val="28"/>
            <w:u w:val="single"/>
          </w:rPr>
          <w:t xml:space="preserve"> (DRM Free PDF download with updates)</w:t>
        </w:r>
      </w:hyperlink>
    </w:p>
    <w:p w:rsidR="002A48A5" w:rsidRPr="002A48A5" w:rsidRDefault="002A48A5" w:rsidP="002A48A5">
      <w:pPr>
        <w:shd w:val="clear" w:color="auto" w:fill="F8F8F7"/>
        <w:spacing w:line="240" w:lineRule="auto"/>
        <w:rPr>
          <w:rFonts w:ascii="Georgia" w:eastAsia="Times New Roman" w:hAnsi="Georgia" w:cs="Helvetica"/>
          <w:sz w:val="28"/>
          <w:szCs w:val="28"/>
        </w:rPr>
      </w:pPr>
      <w:r w:rsidRPr="002A48A5">
        <w:rPr>
          <w:rFonts w:ascii="Georgia" w:eastAsia="Times New Roman" w:hAnsi="Georgia" w:cs="Helvetica"/>
          <w:sz w:val="28"/>
          <w:szCs w:val="28"/>
        </w:rPr>
        <w:br/>
      </w:r>
      <w:hyperlink r:id="rId52" w:tgtFrame="_blank" w:history="1">
        <w:r w:rsidRPr="002A48A5">
          <w:rPr>
            <w:rFonts w:ascii="Georgia" w:eastAsia="Times New Roman" w:hAnsi="Georgia" w:cs="Helvetica"/>
            <w:color w:val="2156A5"/>
            <w:sz w:val="28"/>
            <w:u w:val="single"/>
          </w:rPr>
          <w:t>Buy from Google Books</w:t>
        </w:r>
      </w:hyperlink>
    </w:p>
    <w:p w:rsidR="002A48A5" w:rsidRPr="002A48A5" w:rsidRDefault="002A48A5" w:rsidP="002A48A5">
      <w:pPr>
        <w:spacing w:after="0" w:line="240" w:lineRule="auto"/>
        <w:rPr>
          <w:ins w:id="0" w:author="Unknown"/>
          <w:rFonts w:ascii="Times New Roman" w:eastAsia="Times New Roman" w:hAnsi="Times New Roman" w:cs="Times New Roman"/>
          <w:sz w:val="24"/>
          <w:szCs w:val="24"/>
        </w:rPr>
      </w:pPr>
      <w:ins w:id="1" w:author="Unknown">
        <w:r w:rsidRPr="002A48A5">
          <w:rPr>
            <w:rFonts w:ascii="Times New Roman" w:eastAsia="Times New Roman" w:hAnsi="Times New Roman" w:cs="Times New Roman"/>
            <w:sz w:val="24"/>
            <w:szCs w:val="24"/>
          </w:rPr>
          <w:pict>
            <v:rect id="_x0000_i1026" style="width:0;height:0" o:hrstd="t" o:hrnoshade="t" o:hr="t" fillcolor="#212529" stroked="f"/>
          </w:pict>
        </w:r>
      </w:ins>
    </w:p>
    <w:p w:rsidR="002A48A5" w:rsidRPr="002A48A5" w:rsidRDefault="002A48A5" w:rsidP="002A48A5">
      <w:pPr>
        <w:shd w:val="clear" w:color="auto" w:fill="FFFFFF"/>
        <w:spacing w:after="100" w:afterAutospacing="1" w:line="240" w:lineRule="auto"/>
        <w:outlineLvl w:val="5"/>
        <w:rPr>
          <w:ins w:id="2" w:author="Unknown"/>
          <w:rFonts w:ascii="Segoe UI" w:eastAsia="Times New Roman" w:hAnsi="Segoe UI" w:cs="Segoe UI"/>
          <w:sz w:val="15"/>
          <w:szCs w:val="15"/>
        </w:rPr>
      </w:pPr>
      <w:ins w:id="3" w:author="Unknown">
        <w:r w:rsidRPr="002A48A5">
          <w:rPr>
            <w:rFonts w:ascii="Segoe UI" w:eastAsia="Times New Roman" w:hAnsi="Segoe UI" w:cs="Segoe UI"/>
            <w:sz w:val="15"/>
            <w:szCs w:val="15"/>
          </w:rPr>
          <w:t>Top articles in this category:</w:t>
        </w:r>
      </w:ins>
    </w:p>
    <w:p w:rsidR="002A48A5" w:rsidRPr="002A48A5" w:rsidRDefault="002A48A5" w:rsidP="002A48A5">
      <w:pPr>
        <w:numPr>
          <w:ilvl w:val="0"/>
          <w:numId w:val="6"/>
        </w:numPr>
        <w:shd w:val="clear" w:color="auto" w:fill="FFFFFF"/>
        <w:spacing w:before="100" w:beforeAutospacing="1" w:after="100" w:afterAutospacing="1" w:line="240" w:lineRule="auto"/>
        <w:rPr>
          <w:ins w:id="4" w:author="Unknown"/>
          <w:rFonts w:ascii="Segoe UI" w:eastAsia="Times New Roman" w:hAnsi="Segoe UI" w:cs="Segoe UI"/>
          <w:color w:val="212529"/>
          <w:sz w:val="23"/>
          <w:szCs w:val="23"/>
        </w:rPr>
      </w:pPr>
      <w:ins w:id="5" w:author="Unknown">
        <w:r w:rsidRPr="002A48A5">
          <w:rPr>
            <w:rFonts w:ascii="Segoe UI" w:eastAsia="Times New Roman" w:hAnsi="Segoe UI" w:cs="Segoe UI"/>
            <w:color w:val="212529"/>
            <w:sz w:val="23"/>
            <w:szCs w:val="23"/>
          </w:rPr>
          <w:fldChar w:fldCharType="begin"/>
        </w:r>
        <w:r w:rsidRPr="002A48A5">
          <w:rPr>
            <w:rFonts w:ascii="Segoe UI" w:eastAsia="Times New Roman" w:hAnsi="Segoe UI" w:cs="Segoe UI"/>
            <w:color w:val="212529"/>
            <w:sz w:val="23"/>
            <w:szCs w:val="23"/>
          </w:rPr>
          <w:instrText xml:space="preserve"> HYPERLINK "https://www.javacodemonk.com/top-50-microservices-architecture-interview-questions-for-java-developers-f47631e8" </w:instrText>
        </w:r>
        <w:r w:rsidRPr="002A48A5">
          <w:rPr>
            <w:rFonts w:ascii="Segoe UI" w:eastAsia="Times New Roman" w:hAnsi="Segoe UI" w:cs="Segoe UI"/>
            <w:color w:val="212529"/>
            <w:sz w:val="23"/>
            <w:szCs w:val="23"/>
          </w:rPr>
          <w:fldChar w:fldCharType="separate"/>
        </w:r>
        <w:r w:rsidRPr="002A48A5">
          <w:rPr>
            <w:rFonts w:ascii="Segoe UI" w:eastAsia="Times New Roman" w:hAnsi="Segoe UI" w:cs="Segoe UI"/>
            <w:color w:val="18BC9C"/>
            <w:sz w:val="23"/>
            <w:u w:val="single"/>
          </w:rPr>
          <w:t xml:space="preserve">Top 50 </w:t>
        </w:r>
        <w:proofErr w:type="spellStart"/>
        <w:r w:rsidRPr="002A48A5">
          <w:rPr>
            <w:rFonts w:ascii="Segoe UI" w:eastAsia="Times New Roman" w:hAnsi="Segoe UI" w:cs="Segoe UI"/>
            <w:color w:val="18BC9C"/>
            <w:sz w:val="23"/>
            <w:u w:val="single"/>
          </w:rPr>
          <w:t>microservices</w:t>
        </w:r>
        <w:proofErr w:type="spellEnd"/>
        <w:r w:rsidRPr="002A48A5">
          <w:rPr>
            <w:rFonts w:ascii="Segoe UI" w:eastAsia="Times New Roman" w:hAnsi="Segoe UI" w:cs="Segoe UI"/>
            <w:color w:val="18BC9C"/>
            <w:sz w:val="23"/>
            <w:u w:val="single"/>
          </w:rPr>
          <w:t xml:space="preserve"> architecture interview questions for Java developers</w:t>
        </w:r>
        <w:r w:rsidRPr="002A48A5">
          <w:rPr>
            <w:rFonts w:ascii="Segoe UI" w:eastAsia="Times New Roman" w:hAnsi="Segoe UI" w:cs="Segoe UI"/>
            <w:color w:val="212529"/>
            <w:sz w:val="23"/>
            <w:szCs w:val="23"/>
          </w:rPr>
          <w:fldChar w:fldCharType="end"/>
        </w:r>
      </w:ins>
    </w:p>
    <w:p w:rsidR="002A48A5" w:rsidRPr="002A48A5" w:rsidRDefault="002A48A5" w:rsidP="002A48A5">
      <w:pPr>
        <w:numPr>
          <w:ilvl w:val="0"/>
          <w:numId w:val="6"/>
        </w:numPr>
        <w:shd w:val="clear" w:color="auto" w:fill="FFFFFF"/>
        <w:spacing w:before="100" w:beforeAutospacing="1" w:after="100" w:afterAutospacing="1" w:line="240" w:lineRule="auto"/>
        <w:rPr>
          <w:ins w:id="6" w:author="Unknown"/>
          <w:rFonts w:ascii="Segoe UI" w:eastAsia="Times New Roman" w:hAnsi="Segoe UI" w:cs="Segoe UI"/>
          <w:color w:val="212529"/>
          <w:sz w:val="23"/>
          <w:szCs w:val="23"/>
        </w:rPr>
      </w:pPr>
      <w:ins w:id="7" w:author="Unknown">
        <w:r w:rsidRPr="002A48A5">
          <w:rPr>
            <w:rFonts w:ascii="Segoe UI" w:eastAsia="Times New Roman" w:hAnsi="Segoe UI" w:cs="Segoe UI"/>
            <w:color w:val="212529"/>
            <w:sz w:val="23"/>
            <w:szCs w:val="23"/>
          </w:rPr>
          <w:fldChar w:fldCharType="begin"/>
        </w:r>
        <w:r w:rsidRPr="002A48A5">
          <w:rPr>
            <w:rFonts w:ascii="Segoe UI" w:eastAsia="Times New Roman" w:hAnsi="Segoe UI" w:cs="Segoe UI"/>
            <w:color w:val="212529"/>
            <w:sz w:val="23"/>
            <w:szCs w:val="23"/>
          </w:rPr>
          <w:instrText xml:space="preserve"> HYPERLINK "https://www.javacodemonk.com/spring-cloud-and-its-advantages-3ac60b2c" </w:instrText>
        </w:r>
        <w:r w:rsidRPr="002A48A5">
          <w:rPr>
            <w:rFonts w:ascii="Segoe UI" w:eastAsia="Times New Roman" w:hAnsi="Segoe UI" w:cs="Segoe UI"/>
            <w:color w:val="212529"/>
            <w:sz w:val="23"/>
            <w:szCs w:val="23"/>
          </w:rPr>
          <w:fldChar w:fldCharType="separate"/>
        </w:r>
        <w:r w:rsidRPr="002A48A5">
          <w:rPr>
            <w:rFonts w:ascii="Segoe UI" w:eastAsia="Times New Roman" w:hAnsi="Segoe UI" w:cs="Segoe UI"/>
            <w:color w:val="18BC9C"/>
            <w:sz w:val="23"/>
            <w:u w:val="single"/>
          </w:rPr>
          <w:t>Spring Cloud and its advantages</w:t>
        </w:r>
        <w:r w:rsidRPr="002A48A5">
          <w:rPr>
            <w:rFonts w:ascii="Segoe UI" w:eastAsia="Times New Roman" w:hAnsi="Segoe UI" w:cs="Segoe UI"/>
            <w:color w:val="212529"/>
            <w:sz w:val="23"/>
            <w:szCs w:val="23"/>
          </w:rPr>
          <w:fldChar w:fldCharType="end"/>
        </w:r>
      </w:ins>
    </w:p>
    <w:p w:rsidR="002A48A5" w:rsidRPr="002A48A5" w:rsidRDefault="002A48A5" w:rsidP="002A48A5">
      <w:pPr>
        <w:numPr>
          <w:ilvl w:val="0"/>
          <w:numId w:val="6"/>
        </w:numPr>
        <w:shd w:val="clear" w:color="auto" w:fill="FFFFFF"/>
        <w:spacing w:before="100" w:beforeAutospacing="1" w:after="100" w:afterAutospacing="1" w:line="240" w:lineRule="auto"/>
        <w:rPr>
          <w:ins w:id="8" w:author="Unknown"/>
          <w:rFonts w:ascii="Segoe UI" w:eastAsia="Times New Roman" w:hAnsi="Segoe UI" w:cs="Segoe UI"/>
          <w:color w:val="212529"/>
          <w:sz w:val="23"/>
          <w:szCs w:val="23"/>
        </w:rPr>
      </w:pPr>
      <w:ins w:id="9" w:author="Unknown">
        <w:r w:rsidRPr="002A48A5">
          <w:rPr>
            <w:rFonts w:ascii="Segoe UI" w:eastAsia="Times New Roman" w:hAnsi="Segoe UI" w:cs="Segoe UI"/>
            <w:color w:val="212529"/>
            <w:sz w:val="23"/>
            <w:szCs w:val="23"/>
          </w:rPr>
          <w:fldChar w:fldCharType="begin"/>
        </w:r>
        <w:r w:rsidRPr="002A48A5">
          <w:rPr>
            <w:rFonts w:ascii="Segoe UI" w:eastAsia="Times New Roman" w:hAnsi="Segoe UI" w:cs="Segoe UI"/>
            <w:color w:val="212529"/>
            <w:sz w:val="23"/>
            <w:szCs w:val="23"/>
          </w:rPr>
          <w:instrText xml:space="preserve"> HYPERLINK "https://www.javacodemonk.com/what-is-spring-boot-and-what-are-its-advantages-11f4403f" </w:instrText>
        </w:r>
        <w:r w:rsidRPr="002A48A5">
          <w:rPr>
            <w:rFonts w:ascii="Segoe UI" w:eastAsia="Times New Roman" w:hAnsi="Segoe UI" w:cs="Segoe UI"/>
            <w:color w:val="212529"/>
            <w:sz w:val="23"/>
            <w:szCs w:val="23"/>
          </w:rPr>
          <w:fldChar w:fldCharType="separate"/>
        </w:r>
        <w:r w:rsidRPr="002A48A5">
          <w:rPr>
            <w:rFonts w:ascii="Segoe UI" w:eastAsia="Times New Roman" w:hAnsi="Segoe UI" w:cs="Segoe UI"/>
            <w:color w:val="18BC9C"/>
            <w:sz w:val="23"/>
            <w:u w:val="single"/>
          </w:rPr>
          <w:t>What is Spring Boot and what are its advantages</w:t>
        </w:r>
        <w:r w:rsidRPr="002A48A5">
          <w:rPr>
            <w:rFonts w:ascii="Segoe UI" w:eastAsia="Times New Roman" w:hAnsi="Segoe UI" w:cs="Segoe UI"/>
            <w:color w:val="212529"/>
            <w:sz w:val="23"/>
            <w:szCs w:val="23"/>
          </w:rPr>
          <w:fldChar w:fldCharType="end"/>
        </w:r>
      </w:ins>
    </w:p>
    <w:p w:rsidR="002A48A5" w:rsidRPr="002A48A5" w:rsidRDefault="002A48A5" w:rsidP="002A48A5">
      <w:pPr>
        <w:numPr>
          <w:ilvl w:val="0"/>
          <w:numId w:val="6"/>
        </w:numPr>
        <w:shd w:val="clear" w:color="auto" w:fill="FFFFFF"/>
        <w:spacing w:before="100" w:beforeAutospacing="1" w:after="100" w:afterAutospacing="1" w:line="240" w:lineRule="auto"/>
        <w:rPr>
          <w:ins w:id="10" w:author="Unknown"/>
          <w:rFonts w:ascii="Segoe UI" w:eastAsia="Times New Roman" w:hAnsi="Segoe UI" w:cs="Segoe UI"/>
          <w:color w:val="212529"/>
          <w:sz w:val="23"/>
          <w:szCs w:val="23"/>
        </w:rPr>
      </w:pPr>
      <w:ins w:id="11" w:author="Unknown">
        <w:r w:rsidRPr="002A48A5">
          <w:rPr>
            <w:rFonts w:ascii="Segoe UI" w:eastAsia="Times New Roman" w:hAnsi="Segoe UI" w:cs="Segoe UI"/>
            <w:color w:val="212529"/>
            <w:sz w:val="23"/>
            <w:szCs w:val="23"/>
          </w:rPr>
          <w:fldChar w:fldCharType="begin"/>
        </w:r>
        <w:r w:rsidRPr="002A48A5">
          <w:rPr>
            <w:rFonts w:ascii="Segoe UI" w:eastAsia="Times New Roman" w:hAnsi="Segoe UI" w:cs="Segoe UI"/>
            <w:color w:val="212529"/>
            <w:sz w:val="23"/>
            <w:szCs w:val="23"/>
          </w:rPr>
          <w:instrText xml:space="preserve"> HYPERLINK "https://www.javacodemonk.com/is-it-a-good-practice-to-deploy-multiple-microservices-in-a-single-tomcat-container-a638a7c6" </w:instrText>
        </w:r>
        <w:r w:rsidRPr="002A48A5">
          <w:rPr>
            <w:rFonts w:ascii="Segoe UI" w:eastAsia="Times New Roman" w:hAnsi="Segoe UI" w:cs="Segoe UI"/>
            <w:color w:val="212529"/>
            <w:sz w:val="23"/>
            <w:szCs w:val="23"/>
          </w:rPr>
          <w:fldChar w:fldCharType="separate"/>
        </w:r>
        <w:r w:rsidRPr="002A48A5">
          <w:rPr>
            <w:rFonts w:ascii="Segoe UI" w:eastAsia="Times New Roman" w:hAnsi="Segoe UI" w:cs="Segoe UI"/>
            <w:color w:val="18BC9C"/>
            <w:sz w:val="23"/>
            <w:u w:val="single"/>
          </w:rPr>
          <w:t xml:space="preserve">Is it a good practice to deploy multiple </w:t>
        </w:r>
        <w:proofErr w:type="spellStart"/>
        <w:r w:rsidRPr="002A48A5">
          <w:rPr>
            <w:rFonts w:ascii="Segoe UI" w:eastAsia="Times New Roman" w:hAnsi="Segoe UI" w:cs="Segoe UI"/>
            <w:color w:val="18BC9C"/>
            <w:sz w:val="23"/>
            <w:u w:val="single"/>
          </w:rPr>
          <w:t>microservices</w:t>
        </w:r>
        <w:proofErr w:type="spellEnd"/>
        <w:r w:rsidRPr="002A48A5">
          <w:rPr>
            <w:rFonts w:ascii="Segoe UI" w:eastAsia="Times New Roman" w:hAnsi="Segoe UI" w:cs="Segoe UI"/>
            <w:color w:val="18BC9C"/>
            <w:sz w:val="23"/>
            <w:u w:val="single"/>
          </w:rPr>
          <w:t xml:space="preserve"> in a single tomcat container</w:t>
        </w:r>
        <w:r w:rsidRPr="002A48A5">
          <w:rPr>
            <w:rFonts w:ascii="Segoe UI" w:eastAsia="Times New Roman" w:hAnsi="Segoe UI" w:cs="Segoe UI"/>
            <w:color w:val="212529"/>
            <w:sz w:val="23"/>
            <w:szCs w:val="23"/>
          </w:rPr>
          <w:fldChar w:fldCharType="end"/>
        </w:r>
      </w:ins>
    </w:p>
    <w:p w:rsidR="002A48A5" w:rsidRPr="002A48A5" w:rsidRDefault="002A48A5" w:rsidP="002A48A5">
      <w:pPr>
        <w:numPr>
          <w:ilvl w:val="0"/>
          <w:numId w:val="6"/>
        </w:numPr>
        <w:shd w:val="clear" w:color="auto" w:fill="FFFFFF"/>
        <w:spacing w:before="100" w:beforeAutospacing="1" w:after="100" w:afterAutospacing="1" w:line="240" w:lineRule="auto"/>
        <w:rPr>
          <w:ins w:id="12" w:author="Unknown"/>
          <w:rFonts w:ascii="Segoe UI" w:eastAsia="Times New Roman" w:hAnsi="Segoe UI" w:cs="Segoe UI"/>
          <w:color w:val="212529"/>
          <w:sz w:val="23"/>
          <w:szCs w:val="23"/>
        </w:rPr>
      </w:pPr>
      <w:ins w:id="13" w:author="Unknown">
        <w:r w:rsidRPr="002A48A5">
          <w:rPr>
            <w:rFonts w:ascii="Segoe UI" w:eastAsia="Times New Roman" w:hAnsi="Segoe UI" w:cs="Segoe UI"/>
            <w:color w:val="212529"/>
            <w:sz w:val="23"/>
            <w:szCs w:val="23"/>
          </w:rPr>
          <w:fldChar w:fldCharType="begin"/>
        </w:r>
        <w:r w:rsidRPr="002A48A5">
          <w:rPr>
            <w:rFonts w:ascii="Segoe UI" w:eastAsia="Times New Roman" w:hAnsi="Segoe UI" w:cs="Segoe UI"/>
            <w:color w:val="212529"/>
            <w:sz w:val="23"/>
            <w:szCs w:val="23"/>
          </w:rPr>
          <w:instrText xml:space="preserve"> HYPERLINK "https://www.javacodemonk.com/how-will-you-partition-a-typical-e-shop-into-microservices-architecture-b1385fed" </w:instrText>
        </w:r>
        <w:r w:rsidRPr="002A48A5">
          <w:rPr>
            <w:rFonts w:ascii="Segoe UI" w:eastAsia="Times New Roman" w:hAnsi="Segoe UI" w:cs="Segoe UI"/>
            <w:color w:val="212529"/>
            <w:sz w:val="23"/>
            <w:szCs w:val="23"/>
          </w:rPr>
          <w:fldChar w:fldCharType="separate"/>
        </w:r>
        <w:r w:rsidRPr="002A48A5">
          <w:rPr>
            <w:rFonts w:ascii="Segoe UI" w:eastAsia="Times New Roman" w:hAnsi="Segoe UI" w:cs="Segoe UI"/>
            <w:color w:val="18BC9C"/>
            <w:sz w:val="23"/>
            <w:u w:val="single"/>
          </w:rPr>
          <w:t xml:space="preserve">How will you Partition a typical e-shop into </w:t>
        </w:r>
        <w:proofErr w:type="spellStart"/>
        <w:r w:rsidRPr="002A48A5">
          <w:rPr>
            <w:rFonts w:ascii="Segoe UI" w:eastAsia="Times New Roman" w:hAnsi="Segoe UI" w:cs="Segoe UI"/>
            <w:color w:val="18BC9C"/>
            <w:sz w:val="23"/>
            <w:u w:val="single"/>
          </w:rPr>
          <w:t>Microservices</w:t>
        </w:r>
        <w:proofErr w:type="spellEnd"/>
        <w:r w:rsidRPr="002A48A5">
          <w:rPr>
            <w:rFonts w:ascii="Segoe UI" w:eastAsia="Times New Roman" w:hAnsi="Segoe UI" w:cs="Segoe UI"/>
            <w:color w:val="18BC9C"/>
            <w:sz w:val="23"/>
            <w:u w:val="single"/>
          </w:rPr>
          <w:t xml:space="preserve"> Architecture</w:t>
        </w:r>
        <w:r w:rsidRPr="002A48A5">
          <w:rPr>
            <w:rFonts w:ascii="Segoe UI" w:eastAsia="Times New Roman" w:hAnsi="Segoe UI" w:cs="Segoe UI"/>
            <w:color w:val="212529"/>
            <w:sz w:val="23"/>
            <w:szCs w:val="23"/>
          </w:rPr>
          <w:fldChar w:fldCharType="end"/>
        </w:r>
      </w:ins>
    </w:p>
    <w:p w:rsidR="002A48A5" w:rsidRPr="002A48A5" w:rsidRDefault="002A48A5" w:rsidP="002A48A5">
      <w:pPr>
        <w:numPr>
          <w:ilvl w:val="0"/>
          <w:numId w:val="6"/>
        </w:numPr>
        <w:shd w:val="clear" w:color="auto" w:fill="FFFFFF"/>
        <w:spacing w:before="100" w:beforeAutospacing="1" w:after="100" w:afterAutospacing="1" w:line="240" w:lineRule="auto"/>
        <w:rPr>
          <w:ins w:id="14" w:author="Unknown"/>
          <w:rFonts w:ascii="Segoe UI" w:eastAsia="Times New Roman" w:hAnsi="Segoe UI" w:cs="Segoe UI"/>
          <w:color w:val="212529"/>
          <w:sz w:val="23"/>
          <w:szCs w:val="23"/>
        </w:rPr>
      </w:pPr>
      <w:ins w:id="15" w:author="Unknown">
        <w:r w:rsidRPr="002A48A5">
          <w:rPr>
            <w:rFonts w:ascii="Segoe UI" w:eastAsia="Times New Roman" w:hAnsi="Segoe UI" w:cs="Segoe UI"/>
            <w:color w:val="212529"/>
            <w:sz w:val="23"/>
            <w:szCs w:val="23"/>
          </w:rPr>
          <w:fldChar w:fldCharType="begin"/>
        </w:r>
        <w:r w:rsidRPr="002A48A5">
          <w:rPr>
            <w:rFonts w:ascii="Segoe UI" w:eastAsia="Times New Roman" w:hAnsi="Segoe UI" w:cs="Segoe UI"/>
            <w:color w:val="212529"/>
            <w:sz w:val="23"/>
            <w:szCs w:val="23"/>
          </w:rPr>
          <w:instrText xml:space="preserve"> HYPERLINK "https://www.javacodemonk.com/why-microservices-are-better-than-monoliths-1dc2aad2" </w:instrText>
        </w:r>
        <w:r w:rsidRPr="002A48A5">
          <w:rPr>
            <w:rFonts w:ascii="Segoe UI" w:eastAsia="Times New Roman" w:hAnsi="Segoe UI" w:cs="Segoe UI"/>
            <w:color w:val="212529"/>
            <w:sz w:val="23"/>
            <w:szCs w:val="23"/>
          </w:rPr>
          <w:fldChar w:fldCharType="separate"/>
        </w:r>
        <w:r w:rsidRPr="002A48A5">
          <w:rPr>
            <w:rFonts w:ascii="Segoe UI" w:eastAsia="Times New Roman" w:hAnsi="Segoe UI" w:cs="Segoe UI"/>
            <w:color w:val="18BC9C"/>
            <w:sz w:val="23"/>
            <w:u w:val="single"/>
          </w:rPr>
          <w:t xml:space="preserve">Why </w:t>
        </w:r>
        <w:proofErr w:type="spellStart"/>
        <w:r w:rsidRPr="002A48A5">
          <w:rPr>
            <w:rFonts w:ascii="Segoe UI" w:eastAsia="Times New Roman" w:hAnsi="Segoe UI" w:cs="Segoe UI"/>
            <w:color w:val="18BC9C"/>
            <w:sz w:val="23"/>
            <w:u w:val="single"/>
          </w:rPr>
          <w:t>Microservices</w:t>
        </w:r>
        <w:proofErr w:type="spellEnd"/>
        <w:r w:rsidRPr="002A48A5">
          <w:rPr>
            <w:rFonts w:ascii="Segoe UI" w:eastAsia="Times New Roman" w:hAnsi="Segoe UI" w:cs="Segoe UI"/>
            <w:color w:val="18BC9C"/>
            <w:sz w:val="23"/>
            <w:u w:val="single"/>
          </w:rPr>
          <w:t xml:space="preserve"> are better than Monoliths</w:t>
        </w:r>
        <w:r w:rsidRPr="002A48A5">
          <w:rPr>
            <w:rFonts w:ascii="Segoe UI" w:eastAsia="Times New Roman" w:hAnsi="Segoe UI" w:cs="Segoe UI"/>
            <w:color w:val="212529"/>
            <w:sz w:val="23"/>
            <w:szCs w:val="23"/>
          </w:rPr>
          <w:fldChar w:fldCharType="end"/>
        </w:r>
      </w:ins>
    </w:p>
    <w:p w:rsidR="002A48A5" w:rsidRDefault="002A48A5"/>
    <w:sectPr w:rsidR="002A48A5" w:rsidSect="0021292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95768"/>
    <w:multiLevelType w:val="multilevel"/>
    <w:tmpl w:val="0C24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2628D9"/>
    <w:multiLevelType w:val="multilevel"/>
    <w:tmpl w:val="AB70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595EAC"/>
    <w:multiLevelType w:val="multilevel"/>
    <w:tmpl w:val="93B88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367302D"/>
    <w:multiLevelType w:val="multilevel"/>
    <w:tmpl w:val="DE56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B65908"/>
    <w:multiLevelType w:val="multilevel"/>
    <w:tmpl w:val="53EE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FA07E3"/>
    <w:multiLevelType w:val="multilevel"/>
    <w:tmpl w:val="714A9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8E1F7F"/>
    <w:multiLevelType w:val="multilevel"/>
    <w:tmpl w:val="FE42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35660E1"/>
    <w:multiLevelType w:val="multilevel"/>
    <w:tmpl w:val="B25E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BC23B7"/>
    <w:multiLevelType w:val="multilevel"/>
    <w:tmpl w:val="9ECE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0491AE6"/>
    <w:multiLevelType w:val="multilevel"/>
    <w:tmpl w:val="21A2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204F17"/>
    <w:multiLevelType w:val="multilevel"/>
    <w:tmpl w:val="BA4A4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EF70DE"/>
    <w:multiLevelType w:val="multilevel"/>
    <w:tmpl w:val="9114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7961F4"/>
    <w:multiLevelType w:val="multilevel"/>
    <w:tmpl w:val="563C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2B7411"/>
    <w:multiLevelType w:val="multilevel"/>
    <w:tmpl w:val="FDD4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9143470"/>
    <w:multiLevelType w:val="multilevel"/>
    <w:tmpl w:val="EF146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A0F713F"/>
    <w:multiLevelType w:val="multilevel"/>
    <w:tmpl w:val="9630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10"/>
  </w:num>
  <w:num w:numId="4">
    <w:abstractNumId w:val="13"/>
  </w:num>
  <w:num w:numId="5">
    <w:abstractNumId w:val="5"/>
  </w:num>
  <w:num w:numId="6">
    <w:abstractNumId w:val="6"/>
  </w:num>
  <w:num w:numId="7">
    <w:abstractNumId w:val="15"/>
  </w:num>
  <w:num w:numId="8">
    <w:abstractNumId w:val="8"/>
  </w:num>
  <w:num w:numId="9">
    <w:abstractNumId w:val="0"/>
  </w:num>
  <w:num w:numId="10">
    <w:abstractNumId w:val="7"/>
  </w:num>
  <w:num w:numId="11">
    <w:abstractNumId w:val="1"/>
  </w:num>
  <w:num w:numId="12">
    <w:abstractNumId w:val="3"/>
  </w:num>
  <w:num w:numId="13">
    <w:abstractNumId w:val="11"/>
  </w:num>
  <w:num w:numId="14">
    <w:abstractNumId w:val="12"/>
  </w:num>
  <w:num w:numId="15">
    <w:abstractNumId w:val="9"/>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A48A5"/>
    <w:rsid w:val="000329B6"/>
    <w:rsid w:val="000D1376"/>
    <w:rsid w:val="00212929"/>
    <w:rsid w:val="002A48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929"/>
  </w:style>
  <w:style w:type="paragraph" w:styleId="Heading2">
    <w:name w:val="heading 2"/>
    <w:basedOn w:val="Normal"/>
    <w:link w:val="Heading2Char"/>
    <w:uiPriority w:val="9"/>
    <w:qFormat/>
    <w:rsid w:val="002A48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A48A5"/>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link w:val="Heading6Char"/>
    <w:uiPriority w:val="9"/>
    <w:qFormat/>
    <w:rsid w:val="002A48A5"/>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48A5"/>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2A48A5"/>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2A48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A48A5"/>
    <w:rPr>
      <w:color w:val="0000FF"/>
      <w:u w:val="single"/>
    </w:rPr>
  </w:style>
  <w:style w:type="character" w:customStyle="1" w:styleId="e24kjd">
    <w:name w:val="e24kjd"/>
    <w:basedOn w:val="DefaultParagraphFont"/>
    <w:rsid w:val="002A48A5"/>
  </w:style>
  <w:style w:type="paragraph" w:styleId="ListParagraph">
    <w:name w:val="List Paragraph"/>
    <w:basedOn w:val="Normal"/>
    <w:uiPriority w:val="34"/>
    <w:qFormat/>
    <w:rsid w:val="002A48A5"/>
    <w:pPr>
      <w:ind w:left="720"/>
      <w:contextualSpacing/>
    </w:pPr>
  </w:style>
  <w:style w:type="character" w:customStyle="1" w:styleId="Heading3Char">
    <w:name w:val="Heading 3 Char"/>
    <w:basedOn w:val="DefaultParagraphFont"/>
    <w:link w:val="Heading3"/>
    <w:uiPriority w:val="9"/>
    <w:semiHidden/>
    <w:rsid w:val="002A48A5"/>
    <w:rPr>
      <w:rFonts w:asciiTheme="majorHAnsi" w:eastAsiaTheme="majorEastAsia" w:hAnsiTheme="majorHAnsi" w:cstheme="majorBidi"/>
      <w:b/>
      <w:bCs/>
      <w:color w:val="4F81BD" w:themeColor="accent1"/>
    </w:rPr>
  </w:style>
  <w:style w:type="character" w:customStyle="1" w:styleId="action-label">
    <w:name w:val="action-label"/>
    <w:basedOn w:val="DefaultParagraphFont"/>
    <w:rsid w:val="002A48A5"/>
  </w:style>
  <w:style w:type="character" w:styleId="Strong">
    <w:name w:val="Strong"/>
    <w:basedOn w:val="DefaultParagraphFont"/>
    <w:uiPriority w:val="22"/>
    <w:qFormat/>
    <w:rsid w:val="002A48A5"/>
    <w:rPr>
      <w:b/>
      <w:bCs/>
    </w:rPr>
  </w:style>
  <w:style w:type="character" w:styleId="Emphasis">
    <w:name w:val="Emphasis"/>
    <w:basedOn w:val="DefaultParagraphFont"/>
    <w:uiPriority w:val="20"/>
    <w:qFormat/>
    <w:rsid w:val="002A48A5"/>
    <w:rPr>
      <w:i/>
      <w:iCs/>
    </w:rPr>
  </w:style>
  <w:style w:type="paragraph" w:styleId="BalloonText">
    <w:name w:val="Balloon Text"/>
    <w:basedOn w:val="Normal"/>
    <w:link w:val="BalloonTextChar"/>
    <w:uiPriority w:val="99"/>
    <w:semiHidden/>
    <w:unhideWhenUsed/>
    <w:rsid w:val="002A4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8A5"/>
    <w:rPr>
      <w:rFonts w:ascii="Tahoma" w:hAnsi="Tahoma" w:cs="Tahoma"/>
      <w:sz w:val="16"/>
      <w:szCs w:val="16"/>
    </w:rPr>
  </w:style>
  <w:style w:type="character" w:styleId="HTMLCode">
    <w:name w:val="HTML Code"/>
    <w:basedOn w:val="DefaultParagraphFont"/>
    <w:uiPriority w:val="99"/>
    <w:semiHidden/>
    <w:unhideWhenUsed/>
    <w:rsid w:val="000329B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2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9B6"/>
    <w:rPr>
      <w:rFonts w:ascii="Courier New" w:eastAsia="Times New Roman" w:hAnsi="Courier New" w:cs="Courier New"/>
      <w:sz w:val="20"/>
      <w:szCs w:val="20"/>
    </w:rPr>
  </w:style>
  <w:style w:type="character" w:customStyle="1" w:styleId="cm-def">
    <w:name w:val="cm-def"/>
    <w:basedOn w:val="DefaultParagraphFont"/>
    <w:rsid w:val="000329B6"/>
  </w:style>
  <w:style w:type="character" w:customStyle="1" w:styleId="cm-attribute">
    <w:name w:val="cm-attribute"/>
    <w:basedOn w:val="DefaultParagraphFont"/>
    <w:rsid w:val="000329B6"/>
  </w:style>
  <w:style w:type="character" w:customStyle="1" w:styleId="cm-comment">
    <w:name w:val="cm-comment"/>
    <w:basedOn w:val="DefaultParagraphFont"/>
    <w:rsid w:val="000329B6"/>
  </w:style>
  <w:style w:type="character" w:customStyle="1" w:styleId="cm-number">
    <w:name w:val="cm-number"/>
    <w:basedOn w:val="DefaultParagraphFont"/>
    <w:rsid w:val="000329B6"/>
  </w:style>
  <w:style w:type="character" w:customStyle="1" w:styleId="cm-keyword">
    <w:name w:val="cm-keyword"/>
    <w:basedOn w:val="DefaultParagraphFont"/>
    <w:rsid w:val="000329B6"/>
  </w:style>
</w:styles>
</file>

<file path=word/webSettings.xml><?xml version="1.0" encoding="utf-8"?>
<w:webSettings xmlns:r="http://schemas.openxmlformats.org/officeDocument/2006/relationships" xmlns:w="http://schemas.openxmlformats.org/wordprocessingml/2006/main">
  <w:divs>
    <w:div w:id="92867919">
      <w:bodyDiv w:val="1"/>
      <w:marLeft w:val="0"/>
      <w:marRight w:val="0"/>
      <w:marTop w:val="0"/>
      <w:marBottom w:val="0"/>
      <w:divBdr>
        <w:top w:val="none" w:sz="0" w:space="0" w:color="auto"/>
        <w:left w:val="none" w:sz="0" w:space="0" w:color="auto"/>
        <w:bottom w:val="none" w:sz="0" w:space="0" w:color="auto"/>
        <w:right w:val="none" w:sz="0" w:space="0" w:color="auto"/>
      </w:divBdr>
      <w:divsChild>
        <w:div w:id="2025354818">
          <w:marLeft w:val="0"/>
          <w:marRight w:val="0"/>
          <w:marTop w:val="0"/>
          <w:marBottom w:val="0"/>
          <w:divBdr>
            <w:top w:val="single" w:sz="2" w:space="8" w:color="D9DCDD"/>
            <w:left w:val="none" w:sz="0" w:space="0" w:color="auto"/>
            <w:bottom w:val="single" w:sz="2" w:space="0" w:color="D9DCDD"/>
            <w:right w:val="none" w:sz="0" w:space="0" w:color="auto"/>
          </w:divBdr>
          <w:divsChild>
            <w:div w:id="186721105">
              <w:marLeft w:val="0"/>
              <w:marRight w:val="0"/>
              <w:marTop w:val="0"/>
              <w:marBottom w:val="0"/>
              <w:divBdr>
                <w:top w:val="none" w:sz="0" w:space="0" w:color="auto"/>
                <w:left w:val="none" w:sz="0" w:space="0" w:color="auto"/>
                <w:bottom w:val="none" w:sz="0" w:space="0" w:color="auto"/>
                <w:right w:val="none" w:sz="0" w:space="0" w:color="auto"/>
              </w:divBdr>
            </w:div>
          </w:divsChild>
        </w:div>
        <w:div w:id="1873372906">
          <w:marLeft w:val="0"/>
          <w:marRight w:val="0"/>
          <w:marTop w:val="225"/>
          <w:marBottom w:val="0"/>
          <w:divBdr>
            <w:top w:val="none" w:sz="0" w:space="0" w:color="auto"/>
            <w:left w:val="none" w:sz="0" w:space="0" w:color="auto"/>
            <w:bottom w:val="none" w:sz="0" w:space="0" w:color="auto"/>
            <w:right w:val="none" w:sz="0" w:space="0" w:color="auto"/>
          </w:divBdr>
        </w:div>
        <w:div w:id="702170440">
          <w:marLeft w:val="0"/>
          <w:marRight w:val="0"/>
          <w:marTop w:val="0"/>
          <w:marBottom w:val="0"/>
          <w:divBdr>
            <w:top w:val="none" w:sz="0" w:space="0" w:color="auto"/>
            <w:left w:val="none" w:sz="0" w:space="0" w:color="auto"/>
            <w:bottom w:val="none" w:sz="0" w:space="0" w:color="auto"/>
            <w:right w:val="none" w:sz="0" w:space="0" w:color="auto"/>
          </w:divBdr>
          <w:divsChild>
            <w:div w:id="1089697645">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592320034">
      <w:bodyDiv w:val="1"/>
      <w:marLeft w:val="0"/>
      <w:marRight w:val="0"/>
      <w:marTop w:val="0"/>
      <w:marBottom w:val="0"/>
      <w:divBdr>
        <w:top w:val="none" w:sz="0" w:space="0" w:color="auto"/>
        <w:left w:val="none" w:sz="0" w:space="0" w:color="auto"/>
        <w:bottom w:val="none" w:sz="0" w:space="0" w:color="auto"/>
        <w:right w:val="none" w:sz="0" w:space="0" w:color="auto"/>
      </w:divBdr>
      <w:divsChild>
        <w:div w:id="679166290">
          <w:marLeft w:val="0"/>
          <w:marRight w:val="0"/>
          <w:marTop w:val="0"/>
          <w:marBottom w:val="0"/>
          <w:divBdr>
            <w:top w:val="none" w:sz="0" w:space="0" w:color="auto"/>
            <w:left w:val="none" w:sz="0" w:space="0" w:color="auto"/>
            <w:bottom w:val="none" w:sz="0" w:space="0" w:color="auto"/>
            <w:right w:val="none" w:sz="0" w:space="0" w:color="auto"/>
          </w:divBdr>
          <w:divsChild>
            <w:div w:id="2129742387">
              <w:marLeft w:val="0"/>
              <w:marRight w:val="0"/>
              <w:marTop w:val="0"/>
              <w:marBottom w:val="0"/>
              <w:divBdr>
                <w:top w:val="none" w:sz="0" w:space="0" w:color="auto"/>
                <w:left w:val="none" w:sz="0" w:space="0" w:color="auto"/>
                <w:bottom w:val="none" w:sz="0" w:space="0" w:color="auto"/>
                <w:right w:val="none" w:sz="0" w:space="0" w:color="auto"/>
              </w:divBdr>
              <w:divsChild>
                <w:div w:id="199320940">
                  <w:marLeft w:val="0"/>
                  <w:marRight w:val="0"/>
                  <w:marTop w:val="0"/>
                  <w:marBottom w:val="0"/>
                  <w:divBdr>
                    <w:top w:val="none" w:sz="0" w:space="0" w:color="auto"/>
                    <w:left w:val="none" w:sz="0" w:space="0" w:color="auto"/>
                    <w:bottom w:val="none" w:sz="0" w:space="0" w:color="auto"/>
                    <w:right w:val="none" w:sz="0" w:space="0" w:color="auto"/>
                  </w:divBdr>
                  <w:divsChild>
                    <w:div w:id="1081559025">
                      <w:marLeft w:val="0"/>
                      <w:marRight w:val="0"/>
                      <w:marTop w:val="0"/>
                      <w:marBottom w:val="0"/>
                      <w:divBdr>
                        <w:top w:val="none" w:sz="0" w:space="0" w:color="auto"/>
                        <w:left w:val="none" w:sz="0" w:space="0" w:color="auto"/>
                        <w:bottom w:val="none" w:sz="0" w:space="0" w:color="auto"/>
                        <w:right w:val="none" w:sz="0" w:space="0" w:color="auto"/>
                      </w:divBdr>
                      <w:divsChild>
                        <w:div w:id="893662627">
                          <w:marLeft w:val="0"/>
                          <w:marRight w:val="0"/>
                          <w:marTop w:val="0"/>
                          <w:marBottom w:val="0"/>
                          <w:divBdr>
                            <w:top w:val="none" w:sz="0" w:space="0" w:color="auto"/>
                            <w:left w:val="none" w:sz="0" w:space="0" w:color="auto"/>
                            <w:bottom w:val="none" w:sz="0" w:space="0" w:color="auto"/>
                            <w:right w:val="none" w:sz="0" w:space="0" w:color="auto"/>
                          </w:divBdr>
                          <w:divsChild>
                            <w:div w:id="1907301309">
                              <w:marLeft w:val="0"/>
                              <w:marRight w:val="0"/>
                              <w:marTop w:val="0"/>
                              <w:marBottom w:val="0"/>
                              <w:divBdr>
                                <w:top w:val="none" w:sz="0" w:space="0" w:color="auto"/>
                                <w:left w:val="none" w:sz="0" w:space="0" w:color="auto"/>
                                <w:bottom w:val="none" w:sz="0" w:space="0" w:color="auto"/>
                                <w:right w:val="none" w:sz="0" w:space="0" w:color="auto"/>
                              </w:divBdr>
                              <w:divsChild>
                                <w:div w:id="1574506376">
                                  <w:marLeft w:val="0"/>
                                  <w:marRight w:val="0"/>
                                  <w:marTop w:val="0"/>
                                  <w:marBottom w:val="0"/>
                                  <w:divBdr>
                                    <w:top w:val="none" w:sz="0" w:space="0" w:color="auto"/>
                                    <w:left w:val="none" w:sz="0" w:space="0" w:color="auto"/>
                                    <w:bottom w:val="none" w:sz="0" w:space="0" w:color="auto"/>
                                    <w:right w:val="none" w:sz="0" w:space="0" w:color="auto"/>
                                  </w:divBdr>
                                  <w:divsChild>
                                    <w:div w:id="1480032251">
                                      <w:marLeft w:val="0"/>
                                      <w:marRight w:val="0"/>
                                      <w:marTop w:val="0"/>
                                      <w:marBottom w:val="0"/>
                                      <w:divBdr>
                                        <w:top w:val="none" w:sz="0" w:space="0" w:color="auto"/>
                                        <w:left w:val="none" w:sz="0" w:space="0" w:color="auto"/>
                                        <w:bottom w:val="none" w:sz="0" w:space="0" w:color="auto"/>
                                        <w:right w:val="none" w:sz="0" w:space="0" w:color="auto"/>
                                      </w:divBdr>
                                      <w:divsChild>
                                        <w:div w:id="810362735">
                                          <w:marLeft w:val="0"/>
                                          <w:marRight w:val="0"/>
                                          <w:marTop w:val="0"/>
                                          <w:marBottom w:val="0"/>
                                          <w:divBdr>
                                            <w:top w:val="none" w:sz="0" w:space="0" w:color="auto"/>
                                            <w:left w:val="none" w:sz="0" w:space="0" w:color="auto"/>
                                            <w:bottom w:val="none" w:sz="0" w:space="0" w:color="auto"/>
                                            <w:right w:val="none" w:sz="0" w:space="0" w:color="auto"/>
                                          </w:divBdr>
                                          <w:divsChild>
                                            <w:div w:id="1894805002">
                                              <w:marLeft w:val="0"/>
                                              <w:marRight w:val="0"/>
                                              <w:marTop w:val="0"/>
                                              <w:marBottom w:val="0"/>
                                              <w:divBdr>
                                                <w:top w:val="none" w:sz="0" w:space="0" w:color="auto"/>
                                                <w:left w:val="none" w:sz="0" w:space="0" w:color="auto"/>
                                                <w:bottom w:val="none" w:sz="0" w:space="0" w:color="auto"/>
                                                <w:right w:val="none" w:sz="0" w:space="0" w:color="auto"/>
                                              </w:divBdr>
                                              <w:divsChild>
                                                <w:div w:id="181417541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460126">
          <w:marLeft w:val="0"/>
          <w:marRight w:val="0"/>
          <w:marTop w:val="0"/>
          <w:marBottom w:val="0"/>
          <w:divBdr>
            <w:top w:val="none" w:sz="0" w:space="0" w:color="auto"/>
            <w:left w:val="none" w:sz="0" w:space="0" w:color="auto"/>
            <w:bottom w:val="none" w:sz="0" w:space="0" w:color="auto"/>
            <w:right w:val="none" w:sz="0" w:space="0" w:color="auto"/>
          </w:divBdr>
        </w:div>
      </w:divsChild>
    </w:div>
    <w:div w:id="701177293">
      <w:bodyDiv w:val="1"/>
      <w:marLeft w:val="0"/>
      <w:marRight w:val="0"/>
      <w:marTop w:val="0"/>
      <w:marBottom w:val="0"/>
      <w:divBdr>
        <w:top w:val="none" w:sz="0" w:space="0" w:color="auto"/>
        <w:left w:val="none" w:sz="0" w:space="0" w:color="auto"/>
        <w:bottom w:val="none" w:sz="0" w:space="0" w:color="auto"/>
        <w:right w:val="none" w:sz="0" w:space="0" w:color="auto"/>
      </w:divBdr>
      <w:divsChild>
        <w:div w:id="250624030">
          <w:marLeft w:val="0"/>
          <w:marRight w:val="0"/>
          <w:marTop w:val="0"/>
          <w:marBottom w:val="0"/>
          <w:divBdr>
            <w:top w:val="single" w:sz="2" w:space="8" w:color="D9DCDD"/>
            <w:left w:val="none" w:sz="0" w:space="0" w:color="auto"/>
            <w:bottom w:val="single" w:sz="2" w:space="0" w:color="D9DCDD"/>
            <w:right w:val="none" w:sz="0" w:space="0" w:color="auto"/>
          </w:divBdr>
          <w:divsChild>
            <w:div w:id="1150907714">
              <w:marLeft w:val="0"/>
              <w:marRight w:val="0"/>
              <w:marTop w:val="0"/>
              <w:marBottom w:val="0"/>
              <w:divBdr>
                <w:top w:val="none" w:sz="0" w:space="0" w:color="auto"/>
                <w:left w:val="none" w:sz="0" w:space="0" w:color="auto"/>
                <w:bottom w:val="none" w:sz="0" w:space="0" w:color="auto"/>
                <w:right w:val="none" w:sz="0" w:space="0" w:color="auto"/>
              </w:divBdr>
            </w:div>
          </w:divsChild>
        </w:div>
        <w:div w:id="1847286477">
          <w:marLeft w:val="0"/>
          <w:marRight w:val="0"/>
          <w:marTop w:val="225"/>
          <w:marBottom w:val="0"/>
          <w:divBdr>
            <w:top w:val="none" w:sz="0" w:space="0" w:color="auto"/>
            <w:left w:val="none" w:sz="0" w:space="0" w:color="auto"/>
            <w:bottom w:val="none" w:sz="0" w:space="0" w:color="auto"/>
            <w:right w:val="none" w:sz="0" w:space="0" w:color="auto"/>
          </w:divBdr>
        </w:div>
        <w:div w:id="1146581892">
          <w:marLeft w:val="0"/>
          <w:marRight w:val="0"/>
          <w:marTop w:val="0"/>
          <w:marBottom w:val="0"/>
          <w:divBdr>
            <w:top w:val="none" w:sz="0" w:space="0" w:color="auto"/>
            <w:left w:val="none" w:sz="0" w:space="0" w:color="auto"/>
            <w:bottom w:val="none" w:sz="0" w:space="0" w:color="auto"/>
            <w:right w:val="none" w:sz="0" w:space="0" w:color="auto"/>
          </w:divBdr>
          <w:divsChild>
            <w:div w:id="2130973412">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893273235">
      <w:bodyDiv w:val="1"/>
      <w:marLeft w:val="0"/>
      <w:marRight w:val="0"/>
      <w:marTop w:val="0"/>
      <w:marBottom w:val="0"/>
      <w:divBdr>
        <w:top w:val="none" w:sz="0" w:space="0" w:color="auto"/>
        <w:left w:val="none" w:sz="0" w:space="0" w:color="auto"/>
        <w:bottom w:val="none" w:sz="0" w:space="0" w:color="auto"/>
        <w:right w:val="none" w:sz="0" w:space="0" w:color="auto"/>
      </w:divBdr>
      <w:divsChild>
        <w:div w:id="1049452158">
          <w:marLeft w:val="0"/>
          <w:marRight w:val="0"/>
          <w:marTop w:val="0"/>
          <w:marBottom w:val="0"/>
          <w:divBdr>
            <w:top w:val="none" w:sz="0" w:space="0" w:color="auto"/>
            <w:left w:val="none" w:sz="0" w:space="0" w:color="auto"/>
            <w:bottom w:val="none" w:sz="0" w:space="0" w:color="auto"/>
            <w:right w:val="none" w:sz="0" w:space="0" w:color="auto"/>
          </w:divBdr>
          <w:divsChild>
            <w:div w:id="540047824">
              <w:marLeft w:val="0"/>
              <w:marRight w:val="0"/>
              <w:marTop w:val="0"/>
              <w:marBottom w:val="0"/>
              <w:divBdr>
                <w:top w:val="none" w:sz="0" w:space="0" w:color="auto"/>
                <w:left w:val="none" w:sz="0" w:space="0" w:color="auto"/>
                <w:bottom w:val="none" w:sz="0" w:space="0" w:color="auto"/>
                <w:right w:val="none" w:sz="0" w:space="0" w:color="auto"/>
              </w:divBdr>
              <w:divsChild>
                <w:div w:id="233786594">
                  <w:marLeft w:val="0"/>
                  <w:marRight w:val="0"/>
                  <w:marTop w:val="0"/>
                  <w:marBottom w:val="0"/>
                  <w:divBdr>
                    <w:top w:val="none" w:sz="0" w:space="0" w:color="auto"/>
                    <w:left w:val="none" w:sz="0" w:space="0" w:color="auto"/>
                    <w:bottom w:val="none" w:sz="0" w:space="0" w:color="auto"/>
                    <w:right w:val="none" w:sz="0" w:space="0" w:color="auto"/>
                  </w:divBdr>
                  <w:divsChild>
                    <w:div w:id="37971041">
                      <w:marLeft w:val="0"/>
                      <w:marRight w:val="0"/>
                      <w:marTop w:val="0"/>
                      <w:marBottom w:val="0"/>
                      <w:divBdr>
                        <w:top w:val="none" w:sz="0" w:space="0" w:color="auto"/>
                        <w:left w:val="none" w:sz="0" w:space="0" w:color="auto"/>
                        <w:bottom w:val="none" w:sz="0" w:space="0" w:color="auto"/>
                        <w:right w:val="none" w:sz="0" w:space="0" w:color="auto"/>
                      </w:divBdr>
                      <w:divsChild>
                        <w:div w:id="449054824">
                          <w:marLeft w:val="0"/>
                          <w:marRight w:val="0"/>
                          <w:marTop w:val="0"/>
                          <w:marBottom w:val="0"/>
                          <w:divBdr>
                            <w:top w:val="none" w:sz="0" w:space="0" w:color="auto"/>
                            <w:left w:val="none" w:sz="0" w:space="0" w:color="auto"/>
                            <w:bottom w:val="none" w:sz="0" w:space="0" w:color="auto"/>
                            <w:right w:val="none" w:sz="0" w:space="0" w:color="auto"/>
                          </w:divBdr>
                          <w:divsChild>
                            <w:div w:id="1497763411">
                              <w:marLeft w:val="0"/>
                              <w:marRight w:val="0"/>
                              <w:marTop w:val="0"/>
                              <w:marBottom w:val="0"/>
                              <w:divBdr>
                                <w:top w:val="none" w:sz="0" w:space="0" w:color="auto"/>
                                <w:left w:val="none" w:sz="0" w:space="0" w:color="auto"/>
                                <w:bottom w:val="none" w:sz="0" w:space="0" w:color="auto"/>
                                <w:right w:val="none" w:sz="0" w:space="0" w:color="auto"/>
                              </w:divBdr>
                              <w:divsChild>
                                <w:div w:id="297105762">
                                  <w:marLeft w:val="0"/>
                                  <w:marRight w:val="0"/>
                                  <w:marTop w:val="0"/>
                                  <w:marBottom w:val="0"/>
                                  <w:divBdr>
                                    <w:top w:val="none" w:sz="0" w:space="0" w:color="auto"/>
                                    <w:left w:val="none" w:sz="0" w:space="0" w:color="auto"/>
                                    <w:bottom w:val="none" w:sz="0" w:space="0" w:color="auto"/>
                                    <w:right w:val="none" w:sz="0" w:space="0" w:color="auto"/>
                                  </w:divBdr>
                                  <w:divsChild>
                                    <w:div w:id="981420921">
                                      <w:marLeft w:val="0"/>
                                      <w:marRight w:val="0"/>
                                      <w:marTop w:val="0"/>
                                      <w:marBottom w:val="0"/>
                                      <w:divBdr>
                                        <w:top w:val="none" w:sz="0" w:space="0" w:color="auto"/>
                                        <w:left w:val="none" w:sz="0" w:space="0" w:color="auto"/>
                                        <w:bottom w:val="none" w:sz="0" w:space="0" w:color="auto"/>
                                        <w:right w:val="none" w:sz="0" w:space="0" w:color="auto"/>
                                      </w:divBdr>
                                      <w:divsChild>
                                        <w:div w:id="1932856049">
                                          <w:marLeft w:val="0"/>
                                          <w:marRight w:val="0"/>
                                          <w:marTop w:val="0"/>
                                          <w:marBottom w:val="0"/>
                                          <w:divBdr>
                                            <w:top w:val="none" w:sz="0" w:space="0" w:color="auto"/>
                                            <w:left w:val="none" w:sz="0" w:space="0" w:color="auto"/>
                                            <w:bottom w:val="none" w:sz="0" w:space="0" w:color="auto"/>
                                            <w:right w:val="none" w:sz="0" w:space="0" w:color="auto"/>
                                          </w:divBdr>
                                          <w:divsChild>
                                            <w:div w:id="996566553">
                                              <w:marLeft w:val="0"/>
                                              <w:marRight w:val="0"/>
                                              <w:marTop w:val="0"/>
                                              <w:marBottom w:val="0"/>
                                              <w:divBdr>
                                                <w:top w:val="none" w:sz="0" w:space="0" w:color="auto"/>
                                                <w:left w:val="none" w:sz="0" w:space="0" w:color="auto"/>
                                                <w:bottom w:val="none" w:sz="0" w:space="0" w:color="auto"/>
                                                <w:right w:val="none" w:sz="0" w:space="0" w:color="auto"/>
                                              </w:divBdr>
                                              <w:divsChild>
                                                <w:div w:id="15180836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7584956">
          <w:marLeft w:val="0"/>
          <w:marRight w:val="0"/>
          <w:marTop w:val="0"/>
          <w:marBottom w:val="0"/>
          <w:divBdr>
            <w:top w:val="none" w:sz="0" w:space="0" w:color="auto"/>
            <w:left w:val="none" w:sz="0" w:space="0" w:color="auto"/>
            <w:bottom w:val="none" w:sz="0" w:space="0" w:color="auto"/>
            <w:right w:val="none" w:sz="0" w:space="0" w:color="auto"/>
          </w:divBdr>
        </w:div>
      </w:divsChild>
    </w:div>
    <w:div w:id="1397167679">
      <w:bodyDiv w:val="1"/>
      <w:marLeft w:val="0"/>
      <w:marRight w:val="0"/>
      <w:marTop w:val="0"/>
      <w:marBottom w:val="0"/>
      <w:divBdr>
        <w:top w:val="none" w:sz="0" w:space="0" w:color="auto"/>
        <w:left w:val="none" w:sz="0" w:space="0" w:color="auto"/>
        <w:bottom w:val="none" w:sz="0" w:space="0" w:color="auto"/>
        <w:right w:val="none" w:sz="0" w:space="0" w:color="auto"/>
      </w:divBdr>
      <w:divsChild>
        <w:div w:id="880170965">
          <w:marLeft w:val="0"/>
          <w:marRight w:val="0"/>
          <w:marTop w:val="0"/>
          <w:marBottom w:val="0"/>
          <w:divBdr>
            <w:top w:val="single" w:sz="6" w:space="0" w:color="EFEFED"/>
            <w:left w:val="none" w:sz="0" w:space="0" w:color="auto"/>
            <w:bottom w:val="none" w:sz="0" w:space="0" w:color="auto"/>
            <w:right w:val="none" w:sz="0" w:space="0" w:color="auto"/>
          </w:divBdr>
          <w:divsChild>
            <w:div w:id="203100009">
              <w:marLeft w:val="0"/>
              <w:marRight w:val="0"/>
              <w:marTop w:val="0"/>
              <w:marBottom w:val="0"/>
              <w:divBdr>
                <w:top w:val="none" w:sz="0" w:space="0" w:color="auto"/>
                <w:left w:val="none" w:sz="0" w:space="0" w:color="auto"/>
                <w:bottom w:val="none" w:sz="0" w:space="0" w:color="auto"/>
                <w:right w:val="none" w:sz="0" w:space="0" w:color="auto"/>
              </w:divBdr>
              <w:divsChild>
                <w:div w:id="20812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87591">
          <w:marLeft w:val="0"/>
          <w:marRight w:val="0"/>
          <w:marTop w:val="0"/>
          <w:marBottom w:val="0"/>
          <w:divBdr>
            <w:top w:val="single" w:sz="6" w:space="0" w:color="EFEFED"/>
            <w:left w:val="none" w:sz="0" w:space="0" w:color="auto"/>
            <w:bottom w:val="none" w:sz="0" w:space="0" w:color="auto"/>
            <w:right w:val="none" w:sz="0" w:space="0" w:color="auto"/>
          </w:divBdr>
          <w:divsChild>
            <w:div w:id="1144814668">
              <w:marLeft w:val="0"/>
              <w:marRight w:val="0"/>
              <w:marTop w:val="0"/>
              <w:marBottom w:val="0"/>
              <w:divBdr>
                <w:top w:val="none" w:sz="0" w:space="0" w:color="auto"/>
                <w:left w:val="none" w:sz="0" w:space="0" w:color="auto"/>
                <w:bottom w:val="none" w:sz="0" w:space="0" w:color="auto"/>
                <w:right w:val="none" w:sz="0" w:space="0" w:color="auto"/>
              </w:divBdr>
              <w:divsChild>
                <w:div w:id="7169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087">
          <w:marLeft w:val="0"/>
          <w:marRight w:val="0"/>
          <w:marTop w:val="0"/>
          <w:marBottom w:val="0"/>
          <w:divBdr>
            <w:top w:val="single" w:sz="6" w:space="0" w:color="EFEFED"/>
            <w:left w:val="none" w:sz="0" w:space="0" w:color="auto"/>
            <w:bottom w:val="none" w:sz="0" w:space="0" w:color="auto"/>
            <w:right w:val="none" w:sz="0" w:space="0" w:color="auto"/>
          </w:divBdr>
          <w:divsChild>
            <w:div w:id="1123310212">
              <w:marLeft w:val="0"/>
              <w:marRight w:val="0"/>
              <w:marTop w:val="0"/>
              <w:marBottom w:val="0"/>
              <w:divBdr>
                <w:top w:val="none" w:sz="0" w:space="0" w:color="auto"/>
                <w:left w:val="none" w:sz="0" w:space="0" w:color="auto"/>
                <w:bottom w:val="none" w:sz="0" w:space="0" w:color="auto"/>
                <w:right w:val="none" w:sz="0" w:space="0" w:color="auto"/>
              </w:divBdr>
              <w:divsChild>
                <w:div w:id="7477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1988">
          <w:marLeft w:val="0"/>
          <w:marRight w:val="0"/>
          <w:marTop w:val="0"/>
          <w:marBottom w:val="0"/>
          <w:divBdr>
            <w:top w:val="single" w:sz="6" w:space="0" w:color="EFEFED"/>
            <w:left w:val="none" w:sz="0" w:space="0" w:color="auto"/>
            <w:bottom w:val="none" w:sz="0" w:space="0" w:color="auto"/>
            <w:right w:val="none" w:sz="0" w:space="0" w:color="auto"/>
          </w:divBdr>
          <w:divsChild>
            <w:div w:id="2024742858">
              <w:marLeft w:val="0"/>
              <w:marRight w:val="0"/>
              <w:marTop w:val="0"/>
              <w:marBottom w:val="0"/>
              <w:divBdr>
                <w:top w:val="none" w:sz="0" w:space="0" w:color="auto"/>
                <w:left w:val="none" w:sz="0" w:space="0" w:color="auto"/>
                <w:bottom w:val="none" w:sz="0" w:space="0" w:color="auto"/>
                <w:right w:val="none" w:sz="0" w:space="0" w:color="auto"/>
              </w:divBdr>
              <w:divsChild>
                <w:div w:id="7587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6590">
          <w:marLeft w:val="0"/>
          <w:marRight w:val="0"/>
          <w:marTop w:val="0"/>
          <w:marBottom w:val="0"/>
          <w:divBdr>
            <w:top w:val="single" w:sz="6" w:space="0" w:color="EFEFED"/>
            <w:left w:val="none" w:sz="0" w:space="0" w:color="auto"/>
            <w:bottom w:val="none" w:sz="0" w:space="0" w:color="auto"/>
            <w:right w:val="none" w:sz="0" w:space="0" w:color="auto"/>
          </w:divBdr>
          <w:divsChild>
            <w:div w:id="1996254324">
              <w:marLeft w:val="0"/>
              <w:marRight w:val="0"/>
              <w:marTop w:val="0"/>
              <w:marBottom w:val="0"/>
              <w:divBdr>
                <w:top w:val="none" w:sz="0" w:space="0" w:color="auto"/>
                <w:left w:val="none" w:sz="0" w:space="0" w:color="auto"/>
                <w:bottom w:val="none" w:sz="0" w:space="0" w:color="auto"/>
                <w:right w:val="none" w:sz="0" w:space="0" w:color="auto"/>
              </w:divBdr>
              <w:divsChild>
                <w:div w:id="175853104">
                  <w:marLeft w:val="0"/>
                  <w:marRight w:val="0"/>
                  <w:marTop w:val="0"/>
                  <w:marBottom w:val="0"/>
                  <w:divBdr>
                    <w:top w:val="none" w:sz="0" w:space="0" w:color="auto"/>
                    <w:left w:val="none" w:sz="0" w:space="0" w:color="auto"/>
                    <w:bottom w:val="none" w:sz="0" w:space="0" w:color="auto"/>
                    <w:right w:val="none" w:sz="0" w:space="0" w:color="auto"/>
                  </w:divBdr>
                </w:div>
                <w:div w:id="510141927">
                  <w:marLeft w:val="0"/>
                  <w:marRight w:val="0"/>
                  <w:marTop w:val="0"/>
                  <w:marBottom w:val="0"/>
                  <w:divBdr>
                    <w:top w:val="none" w:sz="0" w:space="0" w:color="auto"/>
                    <w:left w:val="none" w:sz="0" w:space="0" w:color="auto"/>
                    <w:bottom w:val="none" w:sz="0" w:space="0" w:color="auto"/>
                    <w:right w:val="none" w:sz="0" w:space="0" w:color="auto"/>
                  </w:divBdr>
                </w:div>
                <w:div w:id="260064057">
                  <w:marLeft w:val="0"/>
                  <w:marRight w:val="0"/>
                  <w:marTop w:val="0"/>
                  <w:marBottom w:val="300"/>
                  <w:divBdr>
                    <w:top w:val="single" w:sz="6" w:space="15" w:color="E0E0DC"/>
                    <w:left w:val="single" w:sz="6" w:space="15" w:color="E0E0DC"/>
                    <w:bottom w:val="single" w:sz="6" w:space="15" w:color="E0E0DC"/>
                    <w:right w:val="single" w:sz="6" w:space="15" w:color="E0E0DC"/>
                  </w:divBdr>
                  <w:divsChild>
                    <w:div w:id="1579562041">
                      <w:marLeft w:val="0"/>
                      <w:marRight w:val="0"/>
                      <w:marTop w:val="0"/>
                      <w:marBottom w:val="0"/>
                      <w:divBdr>
                        <w:top w:val="none" w:sz="0" w:space="0" w:color="auto"/>
                        <w:left w:val="none" w:sz="0" w:space="0" w:color="auto"/>
                        <w:bottom w:val="none" w:sz="0" w:space="0" w:color="auto"/>
                        <w:right w:val="none" w:sz="0" w:space="0" w:color="auto"/>
                      </w:divBdr>
                      <w:divsChild>
                        <w:div w:id="446630053">
                          <w:marLeft w:val="0"/>
                          <w:marRight w:val="0"/>
                          <w:marTop w:val="0"/>
                          <w:marBottom w:val="120"/>
                          <w:divBdr>
                            <w:top w:val="none" w:sz="0" w:space="0" w:color="auto"/>
                            <w:left w:val="none" w:sz="0" w:space="0" w:color="auto"/>
                            <w:bottom w:val="none" w:sz="0" w:space="0" w:color="auto"/>
                            <w:right w:val="none" w:sz="0" w:space="0" w:color="auto"/>
                          </w:divBdr>
                        </w:div>
                        <w:div w:id="1027369039">
                          <w:marLeft w:val="0"/>
                          <w:marRight w:val="0"/>
                          <w:marTop w:val="0"/>
                          <w:marBottom w:val="0"/>
                          <w:divBdr>
                            <w:top w:val="none" w:sz="0" w:space="0" w:color="auto"/>
                            <w:left w:val="none" w:sz="0" w:space="0" w:color="auto"/>
                            <w:bottom w:val="none" w:sz="0" w:space="0" w:color="auto"/>
                            <w:right w:val="none" w:sz="0" w:space="0" w:color="auto"/>
                          </w:divBdr>
                        </w:div>
                        <w:div w:id="12074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012157">
      <w:bodyDiv w:val="1"/>
      <w:marLeft w:val="0"/>
      <w:marRight w:val="0"/>
      <w:marTop w:val="0"/>
      <w:marBottom w:val="0"/>
      <w:divBdr>
        <w:top w:val="none" w:sz="0" w:space="0" w:color="auto"/>
        <w:left w:val="none" w:sz="0" w:space="0" w:color="auto"/>
        <w:bottom w:val="none" w:sz="0" w:space="0" w:color="auto"/>
        <w:right w:val="none" w:sz="0" w:space="0" w:color="auto"/>
      </w:divBdr>
      <w:divsChild>
        <w:div w:id="2116826667">
          <w:marLeft w:val="0"/>
          <w:marRight w:val="0"/>
          <w:marTop w:val="0"/>
          <w:marBottom w:val="0"/>
          <w:divBdr>
            <w:top w:val="single" w:sz="6" w:space="0" w:color="D9DCDD"/>
            <w:left w:val="single" w:sz="6" w:space="0" w:color="D9DCDD"/>
            <w:bottom w:val="single" w:sz="6" w:space="0" w:color="D9DCDD"/>
            <w:right w:val="single" w:sz="6" w:space="0" w:color="D9DCDD"/>
          </w:divBdr>
          <w:divsChild>
            <w:div w:id="222983129">
              <w:marLeft w:val="0"/>
              <w:marRight w:val="-450"/>
              <w:marTop w:val="0"/>
              <w:marBottom w:val="0"/>
              <w:divBdr>
                <w:top w:val="none" w:sz="0" w:space="0" w:color="auto"/>
                <w:left w:val="none" w:sz="0" w:space="0" w:color="auto"/>
                <w:bottom w:val="none" w:sz="0" w:space="0" w:color="auto"/>
                <w:right w:val="none" w:sz="0" w:space="0" w:color="auto"/>
              </w:divBdr>
              <w:divsChild>
                <w:div w:id="1731034431">
                  <w:marLeft w:val="435"/>
                  <w:marRight w:val="0"/>
                  <w:marTop w:val="0"/>
                  <w:marBottom w:val="0"/>
                  <w:divBdr>
                    <w:top w:val="none" w:sz="0" w:space="0" w:color="auto"/>
                    <w:left w:val="none" w:sz="0" w:space="0" w:color="auto"/>
                    <w:bottom w:val="none" w:sz="0" w:space="0" w:color="auto"/>
                    <w:right w:val="none" w:sz="0" w:space="0" w:color="auto"/>
                  </w:divBdr>
                  <w:divsChild>
                    <w:div w:id="79105751">
                      <w:marLeft w:val="0"/>
                      <w:marRight w:val="0"/>
                      <w:marTop w:val="0"/>
                      <w:marBottom w:val="0"/>
                      <w:divBdr>
                        <w:top w:val="none" w:sz="0" w:space="0" w:color="auto"/>
                        <w:left w:val="none" w:sz="0" w:space="0" w:color="auto"/>
                        <w:bottom w:val="none" w:sz="0" w:space="0" w:color="auto"/>
                        <w:right w:val="none" w:sz="0" w:space="0" w:color="auto"/>
                      </w:divBdr>
                      <w:divsChild>
                        <w:div w:id="2049985838">
                          <w:marLeft w:val="0"/>
                          <w:marRight w:val="0"/>
                          <w:marTop w:val="0"/>
                          <w:marBottom w:val="0"/>
                          <w:divBdr>
                            <w:top w:val="none" w:sz="0" w:space="0" w:color="auto"/>
                            <w:left w:val="none" w:sz="0" w:space="0" w:color="auto"/>
                            <w:bottom w:val="none" w:sz="0" w:space="0" w:color="auto"/>
                            <w:right w:val="none" w:sz="0" w:space="0" w:color="auto"/>
                          </w:divBdr>
                          <w:divsChild>
                            <w:div w:id="1145245810">
                              <w:marLeft w:val="0"/>
                              <w:marRight w:val="0"/>
                              <w:marTop w:val="0"/>
                              <w:marBottom w:val="0"/>
                              <w:divBdr>
                                <w:top w:val="none" w:sz="0" w:space="0" w:color="auto"/>
                                <w:left w:val="none" w:sz="0" w:space="0" w:color="auto"/>
                                <w:bottom w:val="none" w:sz="0" w:space="0" w:color="auto"/>
                                <w:right w:val="none" w:sz="0" w:space="0" w:color="auto"/>
                              </w:divBdr>
                              <w:divsChild>
                                <w:div w:id="713121166">
                                  <w:marLeft w:val="0"/>
                                  <w:marRight w:val="0"/>
                                  <w:marTop w:val="0"/>
                                  <w:marBottom w:val="0"/>
                                  <w:divBdr>
                                    <w:top w:val="none" w:sz="0" w:space="0" w:color="auto"/>
                                    <w:left w:val="none" w:sz="0" w:space="0" w:color="auto"/>
                                    <w:bottom w:val="none" w:sz="0" w:space="0" w:color="auto"/>
                                    <w:right w:val="none" w:sz="0" w:space="0" w:color="auto"/>
                                  </w:divBdr>
                                  <w:divsChild>
                                    <w:div w:id="1513180878">
                                      <w:marLeft w:val="0"/>
                                      <w:marRight w:val="0"/>
                                      <w:marTop w:val="0"/>
                                      <w:marBottom w:val="0"/>
                                      <w:divBdr>
                                        <w:top w:val="none" w:sz="0" w:space="0" w:color="auto"/>
                                        <w:left w:val="none" w:sz="0" w:space="0" w:color="auto"/>
                                        <w:bottom w:val="none" w:sz="0" w:space="0" w:color="auto"/>
                                        <w:right w:val="none" w:sz="0" w:space="0" w:color="auto"/>
                                      </w:divBdr>
                                    </w:div>
                                    <w:div w:id="1654794781">
                                      <w:marLeft w:val="0"/>
                                      <w:marRight w:val="0"/>
                                      <w:marTop w:val="0"/>
                                      <w:marBottom w:val="0"/>
                                      <w:divBdr>
                                        <w:top w:val="none" w:sz="0" w:space="0" w:color="auto"/>
                                        <w:left w:val="none" w:sz="0" w:space="0" w:color="auto"/>
                                        <w:bottom w:val="none" w:sz="0" w:space="0" w:color="auto"/>
                                        <w:right w:val="none" w:sz="0" w:space="0" w:color="auto"/>
                                      </w:divBdr>
                                    </w:div>
                                    <w:div w:id="1048456085">
                                      <w:marLeft w:val="0"/>
                                      <w:marRight w:val="0"/>
                                      <w:marTop w:val="0"/>
                                      <w:marBottom w:val="0"/>
                                      <w:divBdr>
                                        <w:top w:val="none" w:sz="0" w:space="0" w:color="auto"/>
                                        <w:left w:val="none" w:sz="0" w:space="0" w:color="auto"/>
                                        <w:bottom w:val="none" w:sz="0" w:space="0" w:color="auto"/>
                                        <w:right w:val="none" w:sz="0" w:space="0" w:color="auto"/>
                                      </w:divBdr>
                                    </w:div>
                                    <w:div w:id="244191986">
                                      <w:marLeft w:val="0"/>
                                      <w:marRight w:val="0"/>
                                      <w:marTop w:val="0"/>
                                      <w:marBottom w:val="0"/>
                                      <w:divBdr>
                                        <w:top w:val="none" w:sz="0" w:space="0" w:color="auto"/>
                                        <w:left w:val="none" w:sz="0" w:space="0" w:color="auto"/>
                                        <w:bottom w:val="none" w:sz="0" w:space="0" w:color="auto"/>
                                        <w:right w:val="none" w:sz="0" w:space="0" w:color="auto"/>
                                      </w:divBdr>
                                    </w:div>
                                    <w:div w:id="1750493763">
                                      <w:marLeft w:val="0"/>
                                      <w:marRight w:val="0"/>
                                      <w:marTop w:val="0"/>
                                      <w:marBottom w:val="0"/>
                                      <w:divBdr>
                                        <w:top w:val="none" w:sz="0" w:space="0" w:color="auto"/>
                                        <w:left w:val="none" w:sz="0" w:space="0" w:color="auto"/>
                                        <w:bottom w:val="none" w:sz="0" w:space="0" w:color="auto"/>
                                        <w:right w:val="none" w:sz="0" w:space="0" w:color="auto"/>
                                      </w:divBdr>
                                    </w:div>
                                    <w:div w:id="583532579">
                                      <w:marLeft w:val="0"/>
                                      <w:marRight w:val="0"/>
                                      <w:marTop w:val="0"/>
                                      <w:marBottom w:val="0"/>
                                      <w:divBdr>
                                        <w:top w:val="none" w:sz="0" w:space="0" w:color="auto"/>
                                        <w:left w:val="none" w:sz="0" w:space="0" w:color="auto"/>
                                        <w:bottom w:val="none" w:sz="0" w:space="0" w:color="auto"/>
                                        <w:right w:val="none" w:sz="0" w:space="0" w:color="auto"/>
                                      </w:divBdr>
                                    </w:div>
                                    <w:div w:id="996421863">
                                      <w:marLeft w:val="0"/>
                                      <w:marRight w:val="0"/>
                                      <w:marTop w:val="0"/>
                                      <w:marBottom w:val="0"/>
                                      <w:divBdr>
                                        <w:top w:val="none" w:sz="0" w:space="0" w:color="auto"/>
                                        <w:left w:val="none" w:sz="0" w:space="0" w:color="auto"/>
                                        <w:bottom w:val="none" w:sz="0" w:space="0" w:color="auto"/>
                                        <w:right w:val="none" w:sz="0" w:space="0" w:color="auto"/>
                                      </w:divBdr>
                                    </w:div>
                                    <w:div w:id="390883625">
                                      <w:marLeft w:val="0"/>
                                      <w:marRight w:val="0"/>
                                      <w:marTop w:val="0"/>
                                      <w:marBottom w:val="0"/>
                                      <w:divBdr>
                                        <w:top w:val="none" w:sz="0" w:space="0" w:color="auto"/>
                                        <w:left w:val="none" w:sz="0" w:space="0" w:color="auto"/>
                                        <w:bottom w:val="none" w:sz="0" w:space="0" w:color="auto"/>
                                        <w:right w:val="none" w:sz="0" w:space="0" w:color="auto"/>
                                      </w:divBdr>
                                    </w:div>
                                    <w:div w:id="2059207461">
                                      <w:marLeft w:val="0"/>
                                      <w:marRight w:val="0"/>
                                      <w:marTop w:val="0"/>
                                      <w:marBottom w:val="0"/>
                                      <w:divBdr>
                                        <w:top w:val="none" w:sz="0" w:space="0" w:color="auto"/>
                                        <w:left w:val="none" w:sz="0" w:space="0" w:color="auto"/>
                                        <w:bottom w:val="none" w:sz="0" w:space="0" w:color="auto"/>
                                        <w:right w:val="none" w:sz="0" w:space="0" w:color="auto"/>
                                      </w:divBdr>
                                    </w:div>
                                    <w:div w:id="549729305">
                                      <w:marLeft w:val="0"/>
                                      <w:marRight w:val="0"/>
                                      <w:marTop w:val="0"/>
                                      <w:marBottom w:val="0"/>
                                      <w:divBdr>
                                        <w:top w:val="none" w:sz="0" w:space="0" w:color="auto"/>
                                        <w:left w:val="none" w:sz="0" w:space="0" w:color="auto"/>
                                        <w:bottom w:val="none" w:sz="0" w:space="0" w:color="auto"/>
                                        <w:right w:val="none" w:sz="0" w:space="0" w:color="auto"/>
                                      </w:divBdr>
                                    </w:div>
                                    <w:div w:id="9907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812763">
          <w:marLeft w:val="0"/>
          <w:marRight w:val="0"/>
          <w:marTop w:val="0"/>
          <w:marBottom w:val="0"/>
          <w:divBdr>
            <w:top w:val="single" w:sz="6" w:space="0" w:color="D9DCDD"/>
            <w:left w:val="single" w:sz="6" w:space="0" w:color="D9DCDD"/>
            <w:bottom w:val="single" w:sz="6" w:space="0" w:color="D9DCDD"/>
            <w:right w:val="single" w:sz="6" w:space="0" w:color="D9DCDD"/>
          </w:divBdr>
          <w:divsChild>
            <w:div w:id="1023285956">
              <w:marLeft w:val="0"/>
              <w:marRight w:val="-450"/>
              <w:marTop w:val="0"/>
              <w:marBottom w:val="0"/>
              <w:divBdr>
                <w:top w:val="none" w:sz="0" w:space="0" w:color="auto"/>
                <w:left w:val="none" w:sz="0" w:space="0" w:color="auto"/>
                <w:bottom w:val="none" w:sz="0" w:space="0" w:color="auto"/>
                <w:right w:val="none" w:sz="0" w:space="0" w:color="auto"/>
              </w:divBdr>
              <w:divsChild>
                <w:div w:id="470439924">
                  <w:marLeft w:val="435"/>
                  <w:marRight w:val="0"/>
                  <w:marTop w:val="0"/>
                  <w:marBottom w:val="0"/>
                  <w:divBdr>
                    <w:top w:val="none" w:sz="0" w:space="0" w:color="auto"/>
                    <w:left w:val="none" w:sz="0" w:space="0" w:color="auto"/>
                    <w:bottom w:val="none" w:sz="0" w:space="0" w:color="auto"/>
                    <w:right w:val="none" w:sz="0" w:space="0" w:color="auto"/>
                  </w:divBdr>
                  <w:divsChild>
                    <w:div w:id="386026799">
                      <w:marLeft w:val="0"/>
                      <w:marRight w:val="0"/>
                      <w:marTop w:val="0"/>
                      <w:marBottom w:val="0"/>
                      <w:divBdr>
                        <w:top w:val="none" w:sz="0" w:space="0" w:color="auto"/>
                        <w:left w:val="none" w:sz="0" w:space="0" w:color="auto"/>
                        <w:bottom w:val="none" w:sz="0" w:space="0" w:color="auto"/>
                        <w:right w:val="none" w:sz="0" w:space="0" w:color="auto"/>
                      </w:divBdr>
                      <w:divsChild>
                        <w:div w:id="1633516069">
                          <w:marLeft w:val="0"/>
                          <w:marRight w:val="0"/>
                          <w:marTop w:val="0"/>
                          <w:marBottom w:val="0"/>
                          <w:divBdr>
                            <w:top w:val="none" w:sz="0" w:space="0" w:color="auto"/>
                            <w:left w:val="none" w:sz="0" w:space="0" w:color="auto"/>
                            <w:bottom w:val="none" w:sz="0" w:space="0" w:color="auto"/>
                            <w:right w:val="none" w:sz="0" w:space="0" w:color="auto"/>
                          </w:divBdr>
                          <w:divsChild>
                            <w:div w:id="1799447124">
                              <w:marLeft w:val="0"/>
                              <w:marRight w:val="0"/>
                              <w:marTop w:val="0"/>
                              <w:marBottom w:val="0"/>
                              <w:divBdr>
                                <w:top w:val="none" w:sz="0" w:space="0" w:color="auto"/>
                                <w:left w:val="none" w:sz="0" w:space="0" w:color="auto"/>
                                <w:bottom w:val="none" w:sz="0" w:space="0" w:color="auto"/>
                                <w:right w:val="none" w:sz="0" w:space="0" w:color="auto"/>
                              </w:divBdr>
                              <w:divsChild>
                                <w:div w:id="1145389463">
                                  <w:marLeft w:val="0"/>
                                  <w:marRight w:val="0"/>
                                  <w:marTop w:val="0"/>
                                  <w:marBottom w:val="0"/>
                                  <w:divBdr>
                                    <w:top w:val="none" w:sz="0" w:space="0" w:color="auto"/>
                                    <w:left w:val="none" w:sz="0" w:space="0" w:color="auto"/>
                                    <w:bottom w:val="none" w:sz="0" w:space="0" w:color="auto"/>
                                    <w:right w:val="none" w:sz="0" w:space="0" w:color="auto"/>
                                  </w:divBdr>
                                  <w:divsChild>
                                    <w:div w:id="6215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337037">
          <w:marLeft w:val="0"/>
          <w:marRight w:val="0"/>
          <w:marTop w:val="0"/>
          <w:marBottom w:val="0"/>
          <w:divBdr>
            <w:top w:val="single" w:sz="6" w:space="0" w:color="D9DCDD"/>
            <w:left w:val="single" w:sz="6" w:space="0" w:color="D9DCDD"/>
            <w:bottom w:val="single" w:sz="6" w:space="0" w:color="D9DCDD"/>
            <w:right w:val="single" w:sz="6" w:space="0" w:color="D9DCDD"/>
          </w:divBdr>
          <w:divsChild>
            <w:div w:id="1823883010">
              <w:marLeft w:val="0"/>
              <w:marRight w:val="-450"/>
              <w:marTop w:val="0"/>
              <w:marBottom w:val="0"/>
              <w:divBdr>
                <w:top w:val="none" w:sz="0" w:space="0" w:color="auto"/>
                <w:left w:val="none" w:sz="0" w:space="0" w:color="auto"/>
                <w:bottom w:val="none" w:sz="0" w:space="0" w:color="auto"/>
                <w:right w:val="none" w:sz="0" w:space="0" w:color="auto"/>
              </w:divBdr>
              <w:divsChild>
                <w:div w:id="1809780223">
                  <w:marLeft w:val="435"/>
                  <w:marRight w:val="0"/>
                  <w:marTop w:val="0"/>
                  <w:marBottom w:val="0"/>
                  <w:divBdr>
                    <w:top w:val="none" w:sz="0" w:space="0" w:color="auto"/>
                    <w:left w:val="none" w:sz="0" w:space="0" w:color="auto"/>
                    <w:bottom w:val="none" w:sz="0" w:space="0" w:color="auto"/>
                    <w:right w:val="none" w:sz="0" w:space="0" w:color="auto"/>
                  </w:divBdr>
                  <w:divsChild>
                    <w:div w:id="319818465">
                      <w:marLeft w:val="0"/>
                      <w:marRight w:val="0"/>
                      <w:marTop w:val="0"/>
                      <w:marBottom w:val="0"/>
                      <w:divBdr>
                        <w:top w:val="none" w:sz="0" w:space="0" w:color="auto"/>
                        <w:left w:val="none" w:sz="0" w:space="0" w:color="auto"/>
                        <w:bottom w:val="none" w:sz="0" w:space="0" w:color="auto"/>
                        <w:right w:val="none" w:sz="0" w:space="0" w:color="auto"/>
                      </w:divBdr>
                      <w:divsChild>
                        <w:div w:id="395784446">
                          <w:marLeft w:val="0"/>
                          <w:marRight w:val="0"/>
                          <w:marTop w:val="0"/>
                          <w:marBottom w:val="0"/>
                          <w:divBdr>
                            <w:top w:val="none" w:sz="0" w:space="0" w:color="auto"/>
                            <w:left w:val="none" w:sz="0" w:space="0" w:color="auto"/>
                            <w:bottom w:val="none" w:sz="0" w:space="0" w:color="auto"/>
                            <w:right w:val="none" w:sz="0" w:space="0" w:color="auto"/>
                          </w:divBdr>
                          <w:divsChild>
                            <w:div w:id="2091851532">
                              <w:marLeft w:val="0"/>
                              <w:marRight w:val="0"/>
                              <w:marTop w:val="0"/>
                              <w:marBottom w:val="0"/>
                              <w:divBdr>
                                <w:top w:val="none" w:sz="0" w:space="0" w:color="auto"/>
                                <w:left w:val="none" w:sz="0" w:space="0" w:color="auto"/>
                                <w:bottom w:val="none" w:sz="0" w:space="0" w:color="auto"/>
                                <w:right w:val="none" w:sz="0" w:space="0" w:color="auto"/>
                              </w:divBdr>
                              <w:divsChild>
                                <w:div w:id="1859856480">
                                  <w:marLeft w:val="0"/>
                                  <w:marRight w:val="0"/>
                                  <w:marTop w:val="0"/>
                                  <w:marBottom w:val="0"/>
                                  <w:divBdr>
                                    <w:top w:val="none" w:sz="0" w:space="0" w:color="auto"/>
                                    <w:left w:val="none" w:sz="0" w:space="0" w:color="auto"/>
                                    <w:bottom w:val="none" w:sz="0" w:space="0" w:color="auto"/>
                                    <w:right w:val="none" w:sz="0" w:space="0" w:color="auto"/>
                                  </w:divBdr>
                                  <w:divsChild>
                                    <w:div w:id="911810952">
                                      <w:marLeft w:val="0"/>
                                      <w:marRight w:val="0"/>
                                      <w:marTop w:val="0"/>
                                      <w:marBottom w:val="0"/>
                                      <w:divBdr>
                                        <w:top w:val="none" w:sz="0" w:space="0" w:color="auto"/>
                                        <w:left w:val="none" w:sz="0" w:space="0" w:color="auto"/>
                                        <w:bottom w:val="none" w:sz="0" w:space="0" w:color="auto"/>
                                        <w:right w:val="none" w:sz="0" w:space="0" w:color="auto"/>
                                      </w:divBdr>
                                    </w:div>
                                    <w:div w:id="347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1761534">
          <w:marLeft w:val="0"/>
          <w:marRight w:val="0"/>
          <w:marTop w:val="0"/>
          <w:marBottom w:val="0"/>
          <w:divBdr>
            <w:top w:val="single" w:sz="6" w:space="0" w:color="D9DCDD"/>
            <w:left w:val="single" w:sz="6" w:space="0" w:color="D9DCDD"/>
            <w:bottom w:val="single" w:sz="6" w:space="0" w:color="D9DCDD"/>
            <w:right w:val="single" w:sz="6" w:space="0" w:color="D9DCDD"/>
          </w:divBdr>
          <w:divsChild>
            <w:div w:id="2103064784">
              <w:marLeft w:val="0"/>
              <w:marRight w:val="-450"/>
              <w:marTop w:val="0"/>
              <w:marBottom w:val="0"/>
              <w:divBdr>
                <w:top w:val="none" w:sz="0" w:space="0" w:color="auto"/>
                <w:left w:val="none" w:sz="0" w:space="0" w:color="auto"/>
                <w:bottom w:val="none" w:sz="0" w:space="0" w:color="auto"/>
                <w:right w:val="none" w:sz="0" w:space="0" w:color="auto"/>
              </w:divBdr>
              <w:divsChild>
                <w:div w:id="2088844986">
                  <w:marLeft w:val="435"/>
                  <w:marRight w:val="0"/>
                  <w:marTop w:val="0"/>
                  <w:marBottom w:val="0"/>
                  <w:divBdr>
                    <w:top w:val="none" w:sz="0" w:space="0" w:color="auto"/>
                    <w:left w:val="none" w:sz="0" w:space="0" w:color="auto"/>
                    <w:bottom w:val="none" w:sz="0" w:space="0" w:color="auto"/>
                    <w:right w:val="none" w:sz="0" w:space="0" w:color="auto"/>
                  </w:divBdr>
                  <w:divsChild>
                    <w:div w:id="959845604">
                      <w:marLeft w:val="0"/>
                      <w:marRight w:val="0"/>
                      <w:marTop w:val="0"/>
                      <w:marBottom w:val="0"/>
                      <w:divBdr>
                        <w:top w:val="none" w:sz="0" w:space="0" w:color="auto"/>
                        <w:left w:val="none" w:sz="0" w:space="0" w:color="auto"/>
                        <w:bottom w:val="none" w:sz="0" w:space="0" w:color="auto"/>
                        <w:right w:val="none" w:sz="0" w:space="0" w:color="auto"/>
                      </w:divBdr>
                      <w:divsChild>
                        <w:div w:id="2112620673">
                          <w:marLeft w:val="0"/>
                          <w:marRight w:val="0"/>
                          <w:marTop w:val="0"/>
                          <w:marBottom w:val="0"/>
                          <w:divBdr>
                            <w:top w:val="none" w:sz="0" w:space="0" w:color="auto"/>
                            <w:left w:val="none" w:sz="0" w:space="0" w:color="auto"/>
                            <w:bottom w:val="none" w:sz="0" w:space="0" w:color="auto"/>
                            <w:right w:val="none" w:sz="0" w:space="0" w:color="auto"/>
                          </w:divBdr>
                          <w:divsChild>
                            <w:div w:id="301232496">
                              <w:marLeft w:val="0"/>
                              <w:marRight w:val="0"/>
                              <w:marTop w:val="0"/>
                              <w:marBottom w:val="0"/>
                              <w:divBdr>
                                <w:top w:val="none" w:sz="0" w:space="0" w:color="auto"/>
                                <w:left w:val="none" w:sz="0" w:space="0" w:color="auto"/>
                                <w:bottom w:val="none" w:sz="0" w:space="0" w:color="auto"/>
                                <w:right w:val="none" w:sz="0" w:space="0" w:color="auto"/>
                              </w:divBdr>
                              <w:divsChild>
                                <w:div w:id="1838809479">
                                  <w:marLeft w:val="0"/>
                                  <w:marRight w:val="0"/>
                                  <w:marTop w:val="0"/>
                                  <w:marBottom w:val="0"/>
                                  <w:divBdr>
                                    <w:top w:val="none" w:sz="0" w:space="0" w:color="auto"/>
                                    <w:left w:val="none" w:sz="0" w:space="0" w:color="auto"/>
                                    <w:bottom w:val="none" w:sz="0" w:space="0" w:color="auto"/>
                                    <w:right w:val="none" w:sz="0" w:space="0" w:color="auto"/>
                                  </w:divBdr>
                                  <w:divsChild>
                                    <w:div w:id="4505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99340">
          <w:marLeft w:val="0"/>
          <w:marRight w:val="0"/>
          <w:marTop w:val="0"/>
          <w:marBottom w:val="0"/>
          <w:divBdr>
            <w:top w:val="single" w:sz="6" w:space="0" w:color="D9DCDD"/>
            <w:left w:val="single" w:sz="6" w:space="0" w:color="D9DCDD"/>
            <w:bottom w:val="single" w:sz="6" w:space="0" w:color="D9DCDD"/>
            <w:right w:val="single" w:sz="6" w:space="0" w:color="D9DCDD"/>
          </w:divBdr>
          <w:divsChild>
            <w:div w:id="163012312">
              <w:marLeft w:val="0"/>
              <w:marRight w:val="-450"/>
              <w:marTop w:val="0"/>
              <w:marBottom w:val="0"/>
              <w:divBdr>
                <w:top w:val="none" w:sz="0" w:space="0" w:color="auto"/>
                <w:left w:val="none" w:sz="0" w:space="0" w:color="auto"/>
                <w:bottom w:val="none" w:sz="0" w:space="0" w:color="auto"/>
                <w:right w:val="none" w:sz="0" w:space="0" w:color="auto"/>
              </w:divBdr>
              <w:divsChild>
                <w:div w:id="904952904">
                  <w:marLeft w:val="435"/>
                  <w:marRight w:val="0"/>
                  <w:marTop w:val="0"/>
                  <w:marBottom w:val="0"/>
                  <w:divBdr>
                    <w:top w:val="none" w:sz="0" w:space="0" w:color="auto"/>
                    <w:left w:val="none" w:sz="0" w:space="0" w:color="auto"/>
                    <w:bottom w:val="none" w:sz="0" w:space="0" w:color="auto"/>
                    <w:right w:val="none" w:sz="0" w:space="0" w:color="auto"/>
                  </w:divBdr>
                  <w:divsChild>
                    <w:div w:id="1776319772">
                      <w:marLeft w:val="0"/>
                      <w:marRight w:val="0"/>
                      <w:marTop w:val="0"/>
                      <w:marBottom w:val="0"/>
                      <w:divBdr>
                        <w:top w:val="none" w:sz="0" w:space="0" w:color="auto"/>
                        <w:left w:val="none" w:sz="0" w:space="0" w:color="auto"/>
                        <w:bottom w:val="none" w:sz="0" w:space="0" w:color="auto"/>
                        <w:right w:val="none" w:sz="0" w:space="0" w:color="auto"/>
                      </w:divBdr>
                      <w:divsChild>
                        <w:div w:id="1530220913">
                          <w:marLeft w:val="0"/>
                          <w:marRight w:val="0"/>
                          <w:marTop w:val="0"/>
                          <w:marBottom w:val="0"/>
                          <w:divBdr>
                            <w:top w:val="none" w:sz="0" w:space="0" w:color="auto"/>
                            <w:left w:val="none" w:sz="0" w:space="0" w:color="auto"/>
                            <w:bottom w:val="none" w:sz="0" w:space="0" w:color="auto"/>
                            <w:right w:val="none" w:sz="0" w:space="0" w:color="auto"/>
                          </w:divBdr>
                          <w:divsChild>
                            <w:div w:id="1399749646">
                              <w:marLeft w:val="0"/>
                              <w:marRight w:val="0"/>
                              <w:marTop w:val="0"/>
                              <w:marBottom w:val="0"/>
                              <w:divBdr>
                                <w:top w:val="none" w:sz="0" w:space="0" w:color="auto"/>
                                <w:left w:val="none" w:sz="0" w:space="0" w:color="auto"/>
                                <w:bottom w:val="none" w:sz="0" w:space="0" w:color="auto"/>
                                <w:right w:val="none" w:sz="0" w:space="0" w:color="auto"/>
                              </w:divBdr>
                              <w:divsChild>
                                <w:div w:id="1118332157">
                                  <w:marLeft w:val="0"/>
                                  <w:marRight w:val="0"/>
                                  <w:marTop w:val="0"/>
                                  <w:marBottom w:val="0"/>
                                  <w:divBdr>
                                    <w:top w:val="none" w:sz="0" w:space="0" w:color="auto"/>
                                    <w:left w:val="none" w:sz="0" w:space="0" w:color="auto"/>
                                    <w:bottom w:val="none" w:sz="0" w:space="0" w:color="auto"/>
                                    <w:right w:val="none" w:sz="0" w:space="0" w:color="auto"/>
                                  </w:divBdr>
                                  <w:divsChild>
                                    <w:div w:id="888152864">
                                      <w:marLeft w:val="0"/>
                                      <w:marRight w:val="0"/>
                                      <w:marTop w:val="0"/>
                                      <w:marBottom w:val="0"/>
                                      <w:divBdr>
                                        <w:top w:val="none" w:sz="0" w:space="0" w:color="auto"/>
                                        <w:left w:val="none" w:sz="0" w:space="0" w:color="auto"/>
                                        <w:bottom w:val="none" w:sz="0" w:space="0" w:color="auto"/>
                                        <w:right w:val="none" w:sz="0" w:space="0" w:color="auto"/>
                                      </w:divBdr>
                                    </w:div>
                                    <w:div w:id="3008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502982">
          <w:marLeft w:val="0"/>
          <w:marRight w:val="0"/>
          <w:marTop w:val="0"/>
          <w:marBottom w:val="0"/>
          <w:divBdr>
            <w:top w:val="single" w:sz="6" w:space="0" w:color="D9DCDD"/>
            <w:left w:val="single" w:sz="6" w:space="0" w:color="D9DCDD"/>
            <w:bottom w:val="single" w:sz="6" w:space="0" w:color="D9DCDD"/>
            <w:right w:val="single" w:sz="6" w:space="0" w:color="D9DCDD"/>
          </w:divBdr>
          <w:divsChild>
            <w:div w:id="126778746">
              <w:marLeft w:val="0"/>
              <w:marRight w:val="-450"/>
              <w:marTop w:val="0"/>
              <w:marBottom w:val="0"/>
              <w:divBdr>
                <w:top w:val="none" w:sz="0" w:space="0" w:color="auto"/>
                <w:left w:val="none" w:sz="0" w:space="0" w:color="auto"/>
                <w:bottom w:val="none" w:sz="0" w:space="0" w:color="auto"/>
                <w:right w:val="none" w:sz="0" w:space="0" w:color="auto"/>
              </w:divBdr>
              <w:divsChild>
                <w:div w:id="2048597464">
                  <w:marLeft w:val="435"/>
                  <w:marRight w:val="0"/>
                  <w:marTop w:val="0"/>
                  <w:marBottom w:val="0"/>
                  <w:divBdr>
                    <w:top w:val="none" w:sz="0" w:space="0" w:color="auto"/>
                    <w:left w:val="none" w:sz="0" w:space="0" w:color="auto"/>
                    <w:bottom w:val="none" w:sz="0" w:space="0" w:color="auto"/>
                    <w:right w:val="none" w:sz="0" w:space="0" w:color="auto"/>
                  </w:divBdr>
                  <w:divsChild>
                    <w:div w:id="1345090348">
                      <w:marLeft w:val="0"/>
                      <w:marRight w:val="0"/>
                      <w:marTop w:val="0"/>
                      <w:marBottom w:val="0"/>
                      <w:divBdr>
                        <w:top w:val="none" w:sz="0" w:space="0" w:color="auto"/>
                        <w:left w:val="none" w:sz="0" w:space="0" w:color="auto"/>
                        <w:bottom w:val="none" w:sz="0" w:space="0" w:color="auto"/>
                        <w:right w:val="none" w:sz="0" w:space="0" w:color="auto"/>
                      </w:divBdr>
                      <w:divsChild>
                        <w:div w:id="151912693">
                          <w:marLeft w:val="0"/>
                          <w:marRight w:val="0"/>
                          <w:marTop w:val="0"/>
                          <w:marBottom w:val="0"/>
                          <w:divBdr>
                            <w:top w:val="none" w:sz="0" w:space="0" w:color="auto"/>
                            <w:left w:val="none" w:sz="0" w:space="0" w:color="auto"/>
                            <w:bottom w:val="none" w:sz="0" w:space="0" w:color="auto"/>
                            <w:right w:val="none" w:sz="0" w:space="0" w:color="auto"/>
                          </w:divBdr>
                          <w:divsChild>
                            <w:div w:id="615210891">
                              <w:marLeft w:val="0"/>
                              <w:marRight w:val="0"/>
                              <w:marTop w:val="0"/>
                              <w:marBottom w:val="0"/>
                              <w:divBdr>
                                <w:top w:val="none" w:sz="0" w:space="0" w:color="auto"/>
                                <w:left w:val="none" w:sz="0" w:space="0" w:color="auto"/>
                                <w:bottom w:val="none" w:sz="0" w:space="0" w:color="auto"/>
                                <w:right w:val="none" w:sz="0" w:space="0" w:color="auto"/>
                              </w:divBdr>
                              <w:divsChild>
                                <w:div w:id="799148424">
                                  <w:marLeft w:val="0"/>
                                  <w:marRight w:val="0"/>
                                  <w:marTop w:val="0"/>
                                  <w:marBottom w:val="0"/>
                                  <w:divBdr>
                                    <w:top w:val="none" w:sz="0" w:space="0" w:color="auto"/>
                                    <w:left w:val="none" w:sz="0" w:space="0" w:color="auto"/>
                                    <w:bottom w:val="none" w:sz="0" w:space="0" w:color="auto"/>
                                    <w:right w:val="none" w:sz="0" w:space="0" w:color="auto"/>
                                  </w:divBdr>
                                  <w:divsChild>
                                    <w:div w:id="61563272">
                                      <w:marLeft w:val="0"/>
                                      <w:marRight w:val="0"/>
                                      <w:marTop w:val="0"/>
                                      <w:marBottom w:val="0"/>
                                      <w:divBdr>
                                        <w:top w:val="none" w:sz="0" w:space="0" w:color="auto"/>
                                        <w:left w:val="none" w:sz="0" w:space="0" w:color="auto"/>
                                        <w:bottom w:val="none" w:sz="0" w:space="0" w:color="auto"/>
                                        <w:right w:val="none" w:sz="0" w:space="0" w:color="auto"/>
                                      </w:divBdr>
                                    </w:div>
                                    <w:div w:id="12340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398389">
      <w:bodyDiv w:val="1"/>
      <w:marLeft w:val="0"/>
      <w:marRight w:val="0"/>
      <w:marTop w:val="0"/>
      <w:marBottom w:val="0"/>
      <w:divBdr>
        <w:top w:val="none" w:sz="0" w:space="0" w:color="auto"/>
        <w:left w:val="none" w:sz="0" w:space="0" w:color="auto"/>
        <w:bottom w:val="none" w:sz="0" w:space="0" w:color="auto"/>
        <w:right w:val="none" w:sz="0" w:space="0" w:color="auto"/>
      </w:divBdr>
    </w:div>
    <w:div w:id="1712652915">
      <w:bodyDiv w:val="1"/>
      <w:marLeft w:val="0"/>
      <w:marRight w:val="0"/>
      <w:marTop w:val="0"/>
      <w:marBottom w:val="0"/>
      <w:divBdr>
        <w:top w:val="none" w:sz="0" w:space="0" w:color="auto"/>
        <w:left w:val="none" w:sz="0" w:space="0" w:color="auto"/>
        <w:bottom w:val="none" w:sz="0" w:space="0" w:color="auto"/>
        <w:right w:val="none" w:sz="0" w:space="0" w:color="auto"/>
      </w:divBdr>
      <w:divsChild>
        <w:div w:id="522599030">
          <w:marLeft w:val="0"/>
          <w:marRight w:val="0"/>
          <w:marTop w:val="0"/>
          <w:marBottom w:val="0"/>
          <w:divBdr>
            <w:top w:val="none" w:sz="0" w:space="0" w:color="auto"/>
            <w:left w:val="none" w:sz="0" w:space="0" w:color="auto"/>
            <w:bottom w:val="none" w:sz="0" w:space="0" w:color="auto"/>
            <w:right w:val="none" w:sz="0" w:space="0" w:color="auto"/>
          </w:divBdr>
          <w:divsChild>
            <w:div w:id="1125076932">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760518022">
      <w:bodyDiv w:val="1"/>
      <w:marLeft w:val="0"/>
      <w:marRight w:val="0"/>
      <w:marTop w:val="0"/>
      <w:marBottom w:val="0"/>
      <w:divBdr>
        <w:top w:val="none" w:sz="0" w:space="0" w:color="auto"/>
        <w:left w:val="none" w:sz="0" w:space="0" w:color="auto"/>
        <w:bottom w:val="none" w:sz="0" w:space="0" w:color="auto"/>
        <w:right w:val="none" w:sz="0" w:space="0" w:color="auto"/>
      </w:divBdr>
    </w:div>
    <w:div w:id="1764571120">
      <w:bodyDiv w:val="1"/>
      <w:marLeft w:val="0"/>
      <w:marRight w:val="0"/>
      <w:marTop w:val="0"/>
      <w:marBottom w:val="0"/>
      <w:divBdr>
        <w:top w:val="none" w:sz="0" w:space="0" w:color="auto"/>
        <w:left w:val="none" w:sz="0" w:space="0" w:color="auto"/>
        <w:bottom w:val="none" w:sz="0" w:space="0" w:color="auto"/>
        <w:right w:val="none" w:sz="0" w:space="0" w:color="auto"/>
      </w:divBdr>
      <w:divsChild>
        <w:div w:id="624236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350597">
      <w:bodyDiv w:val="1"/>
      <w:marLeft w:val="0"/>
      <w:marRight w:val="0"/>
      <w:marTop w:val="0"/>
      <w:marBottom w:val="0"/>
      <w:divBdr>
        <w:top w:val="none" w:sz="0" w:space="0" w:color="auto"/>
        <w:left w:val="none" w:sz="0" w:space="0" w:color="auto"/>
        <w:bottom w:val="none" w:sz="0" w:space="0" w:color="auto"/>
        <w:right w:val="none" w:sz="0" w:space="0" w:color="auto"/>
      </w:divBdr>
    </w:div>
    <w:div w:id="2134134768">
      <w:bodyDiv w:val="1"/>
      <w:marLeft w:val="0"/>
      <w:marRight w:val="0"/>
      <w:marTop w:val="0"/>
      <w:marBottom w:val="0"/>
      <w:divBdr>
        <w:top w:val="none" w:sz="0" w:space="0" w:color="auto"/>
        <w:left w:val="none" w:sz="0" w:space="0" w:color="auto"/>
        <w:bottom w:val="none" w:sz="0" w:space="0" w:color="auto"/>
        <w:right w:val="none" w:sz="0" w:space="0" w:color="auto"/>
      </w:divBdr>
      <w:divsChild>
        <w:div w:id="1840076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smEuX-Hq6RI" TargetMode="External"/><Relationship Id="rId18" Type="http://schemas.openxmlformats.org/officeDocument/2006/relationships/hyperlink" Target="https://queue.acm.org/detail.cfm?id=3277541" TargetMode="External"/><Relationship Id="rId26" Type="http://schemas.openxmlformats.org/officeDocument/2006/relationships/hyperlink" Target="https://nordicapis.com/how-to-control-user-identity-within-microservices/" TargetMode="External"/><Relationship Id="rId39" Type="http://schemas.openxmlformats.org/officeDocument/2006/relationships/hyperlink" Target="https://bitsrc.io/" TargetMode="External"/><Relationship Id="rId3" Type="http://schemas.openxmlformats.org/officeDocument/2006/relationships/settings" Target="settings.xml"/><Relationship Id="rId21" Type="http://schemas.openxmlformats.org/officeDocument/2006/relationships/hyperlink" Target="https://s3-eu-west-1.amazonaws.com/img3.n-ix.com/wp-content/uploads/2018/10/01181553/25-facts-about-outsourced-software-engineering-in-Eastern-Europe-021.jpg" TargetMode="External"/><Relationship Id="rId34" Type="http://schemas.openxmlformats.org/officeDocument/2006/relationships/hyperlink" Target="https://youtu.be/CTnMUE06oZI" TargetMode="External"/><Relationship Id="rId42" Type="http://schemas.openxmlformats.org/officeDocument/2006/relationships/hyperlink" Target="https://docs.bitsrc.io/docs/isolating-and-tracking-components.html" TargetMode="External"/><Relationship Id="rId47" Type="http://schemas.openxmlformats.org/officeDocument/2006/relationships/hyperlink" Target="https://bitsrc.io/" TargetMode="External"/><Relationship Id="rId50" Type="http://schemas.openxmlformats.org/officeDocument/2006/relationships/hyperlink" Target="https://bitsrc.io/" TargetMode="External"/><Relationship Id="rId7" Type="http://schemas.openxmlformats.org/officeDocument/2006/relationships/hyperlink" Target="https://cloudacademy.com/course/net-microservices-refactor-design-course-1/c2l1-introduction/" TargetMode="External"/><Relationship Id="rId12" Type="http://schemas.openxmlformats.org/officeDocument/2006/relationships/image" Target="media/image1.png"/><Relationship Id="rId17" Type="http://schemas.openxmlformats.org/officeDocument/2006/relationships/hyperlink" Target="http://queue.acm.org/" TargetMode="External"/><Relationship Id="rId25" Type="http://schemas.openxmlformats.org/officeDocument/2006/relationships/hyperlink" Target="https://dzone.com/articles/building-microservices-inter-process-communication-2" TargetMode="External"/><Relationship Id="rId33" Type="http://schemas.openxmlformats.org/officeDocument/2006/relationships/image" Target="media/image12.png"/><Relationship Id="rId38" Type="http://schemas.openxmlformats.org/officeDocument/2006/relationships/image" Target="media/image14.jpeg"/><Relationship Id="rId46" Type="http://schemas.openxmlformats.org/officeDocument/2006/relationships/hyperlink" Target="https://docs.bitsrc.io/docs/organizing-components-in-scopes.htm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hyperlink" Target="https://docs.bitsrc.io/docs/initializing-bit.html"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loudacademy.com/cloud-computing/introduction-to-docker-course/" TargetMode="External"/><Relationship Id="rId11" Type="http://schemas.openxmlformats.org/officeDocument/2006/relationships/hyperlink" Target="https://dzone.com/articles/challenges-in-implementing-microservices" TargetMode="External"/><Relationship Id="rId24" Type="http://schemas.openxmlformats.org/officeDocument/2006/relationships/image" Target="media/image6.jpeg"/><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hyperlink" Target="https://docs.bitsrc.io/docs/installation.html" TargetMode="External"/><Relationship Id="rId45" Type="http://schemas.openxmlformats.org/officeDocument/2006/relationships/hyperlink" Target="https://docs.bitsrc.io/docs/versioning-tracked-components.html" TargetMode="External"/><Relationship Id="rId53" Type="http://schemas.openxmlformats.org/officeDocument/2006/relationships/fontTable" Target="fontTable.xml"/><Relationship Id="rId5" Type="http://schemas.openxmlformats.org/officeDocument/2006/relationships/hyperlink" Target="https://cloudacademy.com/blog/container-virtualization/" TargetMode="External"/><Relationship Id="rId15" Type="http://schemas.openxmlformats.org/officeDocument/2006/relationships/hyperlink" Target="https://bit.ly/2meWzaF" TargetMode="External"/><Relationship Id="rId23" Type="http://schemas.openxmlformats.org/officeDocument/2006/relationships/hyperlink" Target="https://s3-eu-west-1.amazonaws.com/img3.n-ix.com/wp-content/uploads/2018/10/01181617/25-facts-about-outsourced-software-engineering-in-Eastern-Europe-03.jpg" TargetMode="External"/><Relationship Id="rId28" Type="http://schemas.openxmlformats.org/officeDocument/2006/relationships/image" Target="media/image8.png"/><Relationship Id="rId36" Type="http://schemas.openxmlformats.org/officeDocument/2006/relationships/hyperlink" Target="https://bit.dev/" TargetMode="External"/><Relationship Id="rId49" Type="http://schemas.openxmlformats.org/officeDocument/2006/relationships/hyperlink" Target="https://docs.bitsrc.io/docs/importing-components.html" TargetMode="External"/><Relationship Id="rId10" Type="http://schemas.openxmlformats.org/officeDocument/2006/relationships/hyperlink" Target="https://youtu.be/h5dYTRpXopY" TargetMode="Externa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hyperlink" Target="https://docs.bitsrc.io/docs/testing-components.html" TargetMode="External"/><Relationship Id="rId52" Type="http://schemas.openxmlformats.org/officeDocument/2006/relationships/hyperlink" Target="https://play.google.com/store/books/author?id=Munish+Chandel" TargetMode="External"/><Relationship Id="rId4" Type="http://schemas.openxmlformats.org/officeDocument/2006/relationships/webSettings" Target="webSettings.xml"/><Relationship Id="rId9" Type="http://schemas.openxmlformats.org/officeDocument/2006/relationships/hyperlink" Target="https://youtu.be/h5dYTRpXopY" TargetMode="External"/><Relationship Id="rId14" Type="http://schemas.openxmlformats.org/officeDocument/2006/relationships/hyperlink" Target="http://www.alohatechnology.com/blog/testing-challenges-in-a-microservices-environment.html" TargetMode="External"/><Relationship Id="rId22" Type="http://schemas.openxmlformats.org/officeDocument/2006/relationships/image" Target="media/image5.jpeg"/><Relationship Id="rId27" Type="http://schemas.openxmlformats.org/officeDocument/2006/relationships/image" Target="media/image7.png"/><Relationship Id="rId30" Type="http://schemas.openxmlformats.org/officeDocument/2006/relationships/hyperlink" Target="https://jenkins.io/" TargetMode="External"/><Relationship Id="rId35" Type="http://schemas.openxmlformats.org/officeDocument/2006/relationships/hyperlink" Target="https://www.alldaydevops.com/all-day-devops-2017-recordings?__hstc=31049440.bebf30854e005c7231b9634c07d82b9f.1529594894579.1529594894579.1529602173423.2&amp;__hssc=31049440.1.1529602173423&amp;__hsfp=2652442231" TargetMode="External"/><Relationship Id="rId43" Type="http://schemas.openxmlformats.org/officeDocument/2006/relationships/hyperlink" Target="https://docs.bitsrc.io/docs/building-components.html" TargetMode="External"/><Relationship Id="rId48" Type="http://schemas.openxmlformats.org/officeDocument/2006/relationships/hyperlink" Target="https://docs.bitsrc.io/docs/installing-components-using-package-managers.html" TargetMode="External"/><Relationship Id="rId8" Type="http://schemas.openxmlformats.org/officeDocument/2006/relationships/hyperlink" Target="https://youtu.be/h5dYTRpXopY" TargetMode="External"/><Relationship Id="rId51" Type="http://schemas.openxmlformats.org/officeDocument/2006/relationships/hyperlink" Target="https://books.shunyafoundation.com/?author=munish+chan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26</Pages>
  <Words>5582</Words>
  <Characters>31819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2020-02-19T11:52:00Z</dcterms:created>
  <dcterms:modified xsi:type="dcterms:W3CDTF">2020-02-19T12:21:00Z</dcterms:modified>
</cp:coreProperties>
</file>